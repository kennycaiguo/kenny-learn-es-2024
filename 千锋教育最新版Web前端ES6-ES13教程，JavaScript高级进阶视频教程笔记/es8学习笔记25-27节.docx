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31BD" w14:textId="12E885C9" w:rsidR="00EA7BF4" w:rsidRDefault="005A6098" w:rsidP="005A6098">
      <w:pPr>
        <w:pStyle w:val="1"/>
      </w:pPr>
      <w:r>
        <w:rPr>
          <w:rFonts w:hint="eastAsia"/>
        </w:rPr>
        <w:t>es</w:t>
      </w:r>
      <w:r>
        <w:t>8</w:t>
      </w:r>
      <w:r>
        <w:rPr>
          <w:rFonts w:hint="eastAsia"/>
        </w:rPr>
        <w:t>新特性</w:t>
      </w:r>
    </w:p>
    <w:p w14:paraId="7D6127D6" w14:textId="09419569" w:rsidR="004A0AD7" w:rsidRDefault="004A0AD7" w:rsidP="00F46A3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async和await</w:t>
      </w:r>
    </w:p>
    <w:p w14:paraId="340D98CA" w14:textId="5EB3239F" w:rsidR="004A0AD7" w:rsidRDefault="004A0AD7" w:rsidP="004A0AD7">
      <w:pPr>
        <w:pStyle w:val="3"/>
      </w:pPr>
      <w:r>
        <w:rPr>
          <w:rFonts w:hint="eastAsia"/>
        </w:rPr>
        <w:t>他们其实是Generator的语法糖，async函数返回一个Promise对象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0AD7" w14:paraId="3BA16195" w14:textId="77777777" w:rsidTr="00935316">
        <w:tc>
          <w:tcPr>
            <w:tcW w:w="8296" w:type="dxa"/>
          </w:tcPr>
          <w:p w14:paraId="7817944E" w14:textId="6533BE35" w:rsidR="004A0AD7" w:rsidRDefault="004A0AD7" w:rsidP="004A0AD7">
            <w:pPr>
              <w:rPr>
                <w:rFonts w:hint="eastAsia"/>
              </w:rPr>
            </w:pPr>
            <w:r w:rsidRPr="004A0AD7">
              <w:drawing>
                <wp:inline distT="0" distB="0" distL="0" distR="0" wp14:anchorId="0D14E361" wp14:editId="7563B7D5">
                  <wp:extent cx="6076950" cy="48577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69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93C" w14:paraId="411E3823" w14:textId="77777777" w:rsidTr="00935316">
        <w:tc>
          <w:tcPr>
            <w:tcW w:w="8296" w:type="dxa"/>
          </w:tcPr>
          <w:p w14:paraId="4EC044DA" w14:textId="2C3ED137" w:rsidR="00C2693C" w:rsidRPr="004A0AD7" w:rsidRDefault="00C2693C" w:rsidP="004A0AD7">
            <w:r w:rsidRPr="00C2693C">
              <w:drawing>
                <wp:inline distT="0" distB="0" distL="0" distR="0" wp14:anchorId="00ED03D9" wp14:editId="1FB95FA5">
                  <wp:extent cx="5724525" cy="1019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316" w14:paraId="1991F1BB" w14:textId="77777777" w:rsidTr="00935316">
        <w:tc>
          <w:tcPr>
            <w:tcW w:w="8296" w:type="dxa"/>
          </w:tcPr>
          <w:p w14:paraId="2A5F000E" w14:textId="4CB536A7" w:rsidR="00935316" w:rsidRPr="00C2693C" w:rsidRDefault="00935316" w:rsidP="004A0AD7">
            <w:r w:rsidRPr="00935316">
              <w:drawing>
                <wp:inline distT="0" distB="0" distL="0" distR="0" wp14:anchorId="5EFE8DF1" wp14:editId="66983841">
                  <wp:extent cx="7219950" cy="13049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99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A70BE" w14:textId="10E4EF75" w:rsidR="004A0AD7" w:rsidRDefault="004A0AD7" w:rsidP="004A0AD7"/>
    <w:p w14:paraId="39C325AF" w14:textId="3FE8A38C" w:rsidR="00935316" w:rsidRDefault="00AC7489" w:rsidP="00AC7489">
      <w:pPr>
        <w:pStyle w:val="3"/>
      </w:pPr>
      <w:r>
        <w:rPr>
          <w:rFonts w:hint="eastAsia"/>
        </w:rPr>
        <w:t>需要注意，其实async不单独使用，他需要和await配合使用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489" w14:paraId="15860078" w14:textId="77777777" w:rsidTr="00AC7489">
        <w:tc>
          <w:tcPr>
            <w:tcW w:w="8296" w:type="dxa"/>
          </w:tcPr>
          <w:p w14:paraId="4BBFBB6C" w14:textId="34DB59BB" w:rsidR="00AC7489" w:rsidRDefault="00AC7489" w:rsidP="00AC7489">
            <w:pPr>
              <w:rPr>
                <w:rFonts w:hint="eastAsia"/>
              </w:rPr>
            </w:pPr>
            <w:r w:rsidRPr="00AC7489">
              <w:drawing>
                <wp:inline distT="0" distB="0" distL="0" distR="0" wp14:anchorId="5E0E3333" wp14:editId="61CF0451">
                  <wp:extent cx="7038975" cy="26955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6FB36" w14:textId="77777777" w:rsidR="00AC7489" w:rsidRPr="00AC7489" w:rsidRDefault="00AC7489" w:rsidP="00AC7489">
      <w:pPr>
        <w:rPr>
          <w:rFonts w:hint="eastAsia"/>
        </w:rPr>
      </w:pPr>
    </w:p>
    <w:p w14:paraId="4BA6F3D2" w14:textId="6925C9D3" w:rsidR="00935316" w:rsidRDefault="00AC7489" w:rsidP="0010757A">
      <w:pPr>
        <w:pStyle w:val="4"/>
      </w:pPr>
      <w:r>
        <w:rPr>
          <w:rFonts w:hint="eastAsia"/>
        </w:rPr>
        <w:t>模拟</w:t>
      </w:r>
      <w:r w:rsidR="0010757A">
        <w:rPr>
          <w:rFonts w:hint="eastAsia"/>
        </w:rPr>
        <w:t>获取异步请求数据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57A" w14:paraId="05D77619" w14:textId="77777777" w:rsidTr="0010757A">
        <w:tc>
          <w:tcPr>
            <w:tcW w:w="8296" w:type="dxa"/>
          </w:tcPr>
          <w:p w14:paraId="70F1C31F" w14:textId="193A804C" w:rsidR="0010757A" w:rsidRDefault="0010757A" w:rsidP="0010757A">
            <w:pPr>
              <w:rPr>
                <w:rFonts w:hint="eastAsia"/>
              </w:rPr>
            </w:pPr>
            <w:r w:rsidRPr="0010757A">
              <w:drawing>
                <wp:inline distT="0" distB="0" distL="0" distR="0" wp14:anchorId="7458A9F7" wp14:editId="087D5814">
                  <wp:extent cx="7000875" cy="47434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08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3D943" w14:textId="07704A71" w:rsidR="004F3BBB" w:rsidRDefault="004F3BBB" w:rsidP="007D2E03">
      <w:pPr>
        <w:pStyle w:val="4"/>
      </w:pPr>
      <w:r>
        <w:rPr>
          <w:rFonts w:hint="eastAsia"/>
        </w:rPr>
        <w:t>由于使用async</w:t>
      </w:r>
      <w:r>
        <w:t xml:space="preserve"> </w:t>
      </w:r>
      <w:r>
        <w:rPr>
          <w:rFonts w:hint="eastAsia"/>
        </w:rPr>
        <w:t>await这种写法没有catch分支，我们如果想捕获错误，需要把await代码写到try.</w:t>
      </w:r>
      <w:r>
        <w:t>.catch</w:t>
      </w:r>
      <w:r>
        <w:rPr>
          <w:rFonts w:hint="eastAsia"/>
        </w:rPr>
        <w:t>语句块里面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3BBB" w14:paraId="4D9F16AD" w14:textId="77777777" w:rsidTr="004F3BBB">
        <w:tc>
          <w:tcPr>
            <w:tcW w:w="8296" w:type="dxa"/>
          </w:tcPr>
          <w:p w14:paraId="476A21CA" w14:textId="0C34DE97" w:rsidR="004F3BBB" w:rsidRDefault="004F3BBB" w:rsidP="004F3BBB">
            <w:pPr>
              <w:rPr>
                <w:rFonts w:hint="eastAsia"/>
              </w:rPr>
            </w:pPr>
            <w:r w:rsidRPr="004F3BBB">
              <w:drawing>
                <wp:inline distT="0" distB="0" distL="0" distR="0" wp14:anchorId="634BF024" wp14:editId="73487223">
                  <wp:extent cx="6953250" cy="41529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CB4C1" w14:textId="77777777" w:rsidR="00A32390" w:rsidRDefault="00A32390" w:rsidP="00A32390">
      <w:pPr>
        <w:pStyle w:val="3"/>
      </w:pPr>
      <w:r>
        <w:rPr>
          <w:rFonts w:hint="eastAsia"/>
        </w:rPr>
        <w:t>课堂案例，</w:t>
      </w:r>
    </w:p>
    <w:p w14:paraId="79E47A09" w14:textId="669F53AF" w:rsidR="004F3BBB" w:rsidRDefault="00A32390" w:rsidP="00A32390">
      <w:pPr>
        <w:pStyle w:val="4"/>
      </w:pPr>
      <w:r>
        <w:rPr>
          <w:rFonts w:hint="eastAsia"/>
        </w:rPr>
        <w:t>新建一个案例文件夹，在里面新建一个async</w:t>
      </w:r>
      <w:r>
        <w:t>-</w:t>
      </w:r>
      <w:r>
        <w:rPr>
          <w:rFonts w:hint="eastAsia"/>
        </w:rPr>
        <w:t>await</w:t>
      </w:r>
      <w:r>
        <w:t>4.</w:t>
      </w:r>
      <w:r>
        <w:rPr>
          <w:rFonts w:hint="eastAsia"/>
        </w:rPr>
        <w:t>html，把前面封装ajax的代码粘贴进来，然后新建一个1</w:t>
      </w:r>
      <w:r>
        <w:t>.</w:t>
      </w:r>
      <w:r>
        <w:rPr>
          <w:rFonts w:hint="eastAsia"/>
        </w:rPr>
        <w:t>json文件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90" w14:paraId="6E1EDBC9" w14:textId="77777777" w:rsidTr="00A32390">
        <w:tc>
          <w:tcPr>
            <w:tcW w:w="8296" w:type="dxa"/>
          </w:tcPr>
          <w:p w14:paraId="455878CB" w14:textId="2B92A3DD" w:rsidR="00A32390" w:rsidRDefault="00A32390" w:rsidP="00A32390">
            <w:pPr>
              <w:rPr>
                <w:rFonts w:hint="eastAsia"/>
              </w:rPr>
            </w:pPr>
            <w:r w:rsidRPr="00A32390">
              <w:drawing>
                <wp:inline distT="0" distB="0" distL="0" distR="0" wp14:anchorId="33A5228A" wp14:editId="612AC606">
                  <wp:extent cx="2429214" cy="838317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A5F48" w14:textId="7D3E7083" w:rsidR="00A32390" w:rsidRDefault="00A32390" w:rsidP="00A32390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90" w14:paraId="41CD13EF" w14:textId="77777777" w:rsidTr="00A32390">
        <w:tc>
          <w:tcPr>
            <w:tcW w:w="8296" w:type="dxa"/>
          </w:tcPr>
          <w:p w14:paraId="2E19223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{</w:t>
            </w:r>
          </w:p>
          <w:p w14:paraId="1541B65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  </w:t>
            </w:r>
            <w:r w:rsidRPr="00A32390">
              <w:rPr>
                <w:rFonts w:ascii="Consolas" w:eastAsia="宋体" w:hAnsi="Consolas" w:cs="宋体"/>
                <w:color w:val="0451A5"/>
                <w:kern w:val="0"/>
                <w:szCs w:val="21"/>
              </w:rPr>
              <w:t>"data"</w:t>
            </w:r>
            <w:r w:rsidRPr="00A3239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:</w:t>
            </w:r>
            <w:r w:rsidRPr="00A3239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"123"</w:t>
            </w:r>
          </w:p>
          <w:p w14:paraId="14FD5A8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}</w:t>
            </w:r>
          </w:p>
          <w:p w14:paraId="701DC9A1" w14:textId="77777777" w:rsidR="00A32390" w:rsidRDefault="00A32390" w:rsidP="00A32390">
            <w:pPr>
              <w:rPr>
                <w:rFonts w:hint="eastAsia"/>
              </w:rPr>
            </w:pPr>
          </w:p>
        </w:tc>
      </w:tr>
    </w:tbl>
    <w:p w14:paraId="5F6F58E9" w14:textId="1A3E6C33" w:rsidR="00A32390" w:rsidRDefault="00A32390" w:rsidP="00A32390">
      <w:pPr>
        <w:pStyle w:val="4"/>
      </w:pPr>
      <w:r>
        <w:rPr>
          <w:rFonts w:hint="eastAsia"/>
        </w:rPr>
        <w:t>async</w:t>
      </w:r>
      <w:r>
        <w:t>-</w:t>
      </w:r>
      <w:r>
        <w:rPr>
          <w:rFonts w:hint="eastAsia"/>
        </w:rPr>
        <w:t>await</w:t>
      </w:r>
      <w:r>
        <w:t>4.</w:t>
      </w:r>
      <w:r>
        <w:rPr>
          <w:rFonts w:hint="eastAsia"/>
        </w:rPr>
        <w:t>html</w:t>
      </w:r>
    </w:p>
    <w:tbl>
      <w:tblPr>
        <w:tblStyle w:val="a3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A32390" w14:paraId="026971C4" w14:textId="77777777" w:rsidTr="00A32390">
        <w:tc>
          <w:tcPr>
            <w:tcW w:w="14451" w:type="dxa"/>
          </w:tcPr>
          <w:p w14:paraId="18339099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14:paraId="0D3EE945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 xml:space="preserve">    </w:t>
            </w:r>
            <w:r w:rsidRPr="00A3239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4187AB9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0CCDE007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32390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511813CE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3BCA69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74EF5A0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4B31B2A6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4C9F54A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A32390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A3239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177EABE3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A32390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A3239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A32390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7194DF8E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JSON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parse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77513E59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A32390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02D1CE9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5EF9D9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147CC9A7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1250CD75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40E6C76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707CF30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})</w:t>
            </w:r>
          </w:p>
          <w:p w14:paraId="0484B60E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7248EE75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72F0E14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1DFE8A67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async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49105AC6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A32390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</w:t>
            </w:r>
            <w:r w:rsidRPr="00A32390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await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"./1.json"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377311A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32390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EA37DBF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411BF748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A32390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8EA5866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A3239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14E39B2" w14:textId="77777777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14:paraId="1FF12D74" w14:textId="3107FFB6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 w:hint="eastAsia"/>
                <w:color w:val="3B3B3B"/>
                <w:kern w:val="0"/>
                <w:szCs w:val="21"/>
              </w:rPr>
            </w:pPr>
          </w:p>
        </w:tc>
      </w:tr>
      <w:tr w:rsidR="00A32390" w14:paraId="0B88D216" w14:textId="77777777" w:rsidTr="00A32390">
        <w:tc>
          <w:tcPr>
            <w:tcW w:w="14451" w:type="dxa"/>
          </w:tcPr>
          <w:p w14:paraId="146F43CD" w14:textId="41EC838E" w:rsidR="00A32390" w:rsidRPr="00A32390" w:rsidRDefault="00A32390" w:rsidP="00A3239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800000"/>
                <w:kern w:val="0"/>
                <w:szCs w:val="21"/>
              </w:rPr>
            </w:pPr>
            <w:r w:rsidRPr="00A32390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drawing>
                <wp:inline distT="0" distB="0" distL="0" distR="0" wp14:anchorId="297FB8A7" wp14:editId="23DB9EE2">
                  <wp:extent cx="4525006" cy="819264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9949A" w14:textId="7C37C6EE" w:rsidR="00A32390" w:rsidRDefault="00A32390" w:rsidP="00711A37">
      <w:pPr>
        <w:pStyle w:val="4"/>
      </w:pPr>
      <w:r>
        <w:rPr>
          <w:rFonts w:hint="eastAsia"/>
        </w:rPr>
        <w:t>还可以链式调用，我们新建一个2</w:t>
      </w:r>
      <w:r>
        <w:t>.</w:t>
      </w:r>
      <w:r>
        <w:rPr>
          <w:rFonts w:hint="eastAsia"/>
        </w:rPr>
        <w:t>json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2390" w14:paraId="031B3ADD" w14:textId="77777777" w:rsidTr="00711A37">
        <w:tc>
          <w:tcPr>
            <w:tcW w:w="13476" w:type="dxa"/>
          </w:tcPr>
          <w:p w14:paraId="6828DFB6" w14:textId="67648C78" w:rsidR="00A32390" w:rsidRDefault="00A32390" w:rsidP="00A32390">
            <w:pPr>
              <w:rPr>
                <w:rFonts w:hint="eastAsia"/>
              </w:rPr>
            </w:pPr>
            <w:r w:rsidRPr="00A32390">
              <w:drawing>
                <wp:inline distT="0" distB="0" distL="0" distR="0" wp14:anchorId="176DC092" wp14:editId="757C37E8">
                  <wp:extent cx="8411823" cy="4279836"/>
                  <wp:effectExtent l="0" t="0" r="889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700" cy="428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3FCF61" w14:textId="77777777" w:rsidR="00711A37" w:rsidRDefault="00711A37" w:rsidP="00711A37">
      <w:pPr>
        <w:pStyle w:val="4"/>
      </w:pPr>
      <w:r>
        <w:rPr>
          <w:rFonts w:hint="eastAsia"/>
        </w:rPr>
        <w:t>async</w:t>
      </w:r>
      <w:r>
        <w:t>-</w:t>
      </w:r>
      <w:r>
        <w:rPr>
          <w:rFonts w:hint="eastAsia"/>
        </w:rPr>
        <w:t>await</w:t>
      </w:r>
      <w:r>
        <w:t>4.</w:t>
      </w:r>
      <w:r>
        <w:rPr>
          <w:rFonts w:hint="eastAsia"/>
        </w:rPr>
        <w:t>html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A37" w14:paraId="10CE8AFD" w14:textId="77777777" w:rsidTr="00711A37">
        <w:tc>
          <w:tcPr>
            <w:tcW w:w="13884" w:type="dxa"/>
          </w:tcPr>
          <w:p w14:paraId="5FD8D182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711A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1BEA4690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05A1D018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2BB8CAAA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B439A19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B7B8FB8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6E454934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7316350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35FDC93A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641D9501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JSON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parse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5DEA2685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7AD4B061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4C7F60F0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4DB6C003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76F11159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19337081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656FD15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})</w:t>
            </w:r>
          </w:p>
          <w:p w14:paraId="0DBFC816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116BABA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6AA57105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67EDCBF8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async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28B6CC4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await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"./1.json"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07C86C56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EF0C1DC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await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"./2.json"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6549EB9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res2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5FE0C5F1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4D169B92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775B14E4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11A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0E98A3BF" w14:textId="77777777" w:rsidR="00711A37" w:rsidRPr="00711A37" w:rsidRDefault="00711A37" w:rsidP="00A32390">
            <w:pPr>
              <w:rPr>
                <w:rFonts w:hint="eastAsia"/>
              </w:rPr>
            </w:pPr>
          </w:p>
        </w:tc>
      </w:tr>
      <w:tr w:rsidR="00711A37" w14:paraId="78C14D0A" w14:textId="77777777" w:rsidTr="00711A37">
        <w:tc>
          <w:tcPr>
            <w:tcW w:w="13884" w:type="dxa"/>
          </w:tcPr>
          <w:p w14:paraId="771842A3" w14:textId="456B5634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drawing>
                <wp:inline distT="0" distB="0" distL="0" distR="0" wp14:anchorId="41D6DB29" wp14:editId="6AA29EAA">
                  <wp:extent cx="4725059" cy="1286054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78809" w14:textId="6DDDCEC2" w:rsidR="00A32390" w:rsidRDefault="00711A37" w:rsidP="00711A37">
      <w:pPr>
        <w:pStyle w:val="4"/>
      </w:pPr>
      <w:r>
        <w:rPr>
          <w:rFonts w:hint="eastAsia"/>
        </w:rPr>
        <w:t>也可以在await后面接Promise.</w:t>
      </w:r>
      <w:r>
        <w:t>all</w:t>
      </w:r>
      <w:r>
        <w:rPr>
          <w:rFonts w:hint="eastAsia"/>
        </w:rPr>
        <w:t>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1A37" w14:paraId="00415F16" w14:textId="77777777" w:rsidTr="00711A37">
        <w:tc>
          <w:tcPr>
            <w:tcW w:w="13033" w:type="dxa"/>
          </w:tcPr>
          <w:p w14:paraId="542D867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t> </w:t>
            </w:r>
            <w:r w:rsidRPr="00711A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&lt;script&gt;</w:t>
            </w:r>
          </w:p>
          <w:p w14:paraId="718D0AE7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4AE8212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return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 {</w:t>
            </w:r>
          </w:p>
          <w:p w14:paraId="464D8C7F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XMLHttpRequest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813B31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open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"get"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url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true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16CB243F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send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0A3A4E05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onreadystatechange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() {</w:t>
            </w:r>
          </w:p>
          <w:p w14:paraId="79CFD414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readyState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=== 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4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3508014C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if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&gt;=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200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&amp;&amp;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status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&lt;=</w:t>
            </w:r>
            <w:r w:rsidRPr="00711A3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300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){</w:t>
            </w:r>
          </w:p>
          <w:p w14:paraId="0F26882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resolve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JSON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parse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54429F01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}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else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{</w:t>
            </w:r>
          </w:p>
          <w:p w14:paraId="1ADACAD9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reject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xhr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responseText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</w:t>
            </w:r>
          </w:p>
          <w:p w14:paraId="56A4A65F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    }</w:t>
            </w:r>
          </w:p>
          <w:p w14:paraId="058F658E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}</w:t>
            </w:r>
          </w:p>
          <w:p w14:paraId="6937A04C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14:paraId="160D67C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}</w:t>
            </w:r>
          </w:p>
          <w:p w14:paraId="1B53849B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})</w:t>
            </w:r>
          </w:p>
          <w:p w14:paraId="6E12E813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14:paraId="665E22D3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446AF7A8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56ABBD4C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async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function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(){</w:t>
            </w:r>
          </w:p>
          <w:p w14:paraId="158A0193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let res =await myAjax("./1.json")</w:t>
            </w:r>
          </w:p>
          <w:p w14:paraId="6A6B2CA2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console.log(res);</w:t>
            </w:r>
          </w:p>
          <w:p w14:paraId="2C9C2097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let res2 =await myAjax("./2.json")</w:t>
            </w:r>
          </w:p>
          <w:p w14:paraId="7C9AFD3F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   console.log(res2);</w:t>
            </w:r>
          </w:p>
          <w:p w14:paraId="60F24329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//Promise.all</w:t>
            </w:r>
          </w:p>
          <w:p w14:paraId="49075DAD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711A37">
              <w:rPr>
                <w:rFonts w:ascii="Consolas" w:eastAsia="宋体" w:hAnsi="Consolas" w:cs="宋体"/>
                <w:color w:val="AF00DB"/>
                <w:kern w:val="0"/>
                <w:szCs w:val="21"/>
              </w:rPr>
              <w:t>await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711A3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Promise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all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([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"./1.json"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),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myAjax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"./2.json"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)])</w:t>
            </w:r>
          </w:p>
          <w:p w14:paraId="3AA19143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711A3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res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634E81E4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}</w:t>
            </w:r>
          </w:p>
          <w:p w14:paraId="55D9FDC4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711A3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getAjaxData</w:t>
            </w: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()</w:t>
            </w:r>
          </w:p>
          <w:p w14:paraId="26E91E4C" w14:textId="77777777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711A37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&lt;/script&gt;</w:t>
            </w:r>
          </w:p>
          <w:p w14:paraId="46107410" w14:textId="77777777" w:rsidR="00711A37" w:rsidRPr="00711A37" w:rsidRDefault="00711A37" w:rsidP="00711A37">
            <w:pPr>
              <w:rPr>
                <w:rFonts w:hint="eastAsia"/>
              </w:rPr>
            </w:pPr>
          </w:p>
        </w:tc>
      </w:tr>
      <w:tr w:rsidR="00711A37" w14:paraId="44F27E14" w14:textId="77777777" w:rsidTr="00711A37">
        <w:tc>
          <w:tcPr>
            <w:tcW w:w="13033" w:type="dxa"/>
          </w:tcPr>
          <w:p w14:paraId="0913500B" w14:textId="3A9F796E" w:rsidR="00711A37" w:rsidRPr="00711A37" w:rsidRDefault="00711A37" w:rsidP="00711A3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711A37">
              <w:rPr>
                <w:rFonts w:ascii="Consolas" w:eastAsia="宋体" w:hAnsi="Consolas" w:cs="宋体"/>
                <w:color w:val="3B3B3B"/>
                <w:kern w:val="0"/>
                <w:szCs w:val="21"/>
              </w:rPr>
              <w:drawing>
                <wp:inline distT="0" distB="0" distL="0" distR="0" wp14:anchorId="13023D64" wp14:editId="57F9E34B">
                  <wp:extent cx="4582164" cy="123842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1E7ED" w14:textId="77777777" w:rsidR="00711A37" w:rsidRPr="00711A37" w:rsidRDefault="00711A37" w:rsidP="00711A37">
      <w:pPr>
        <w:rPr>
          <w:rFonts w:hint="eastAsia"/>
        </w:rPr>
      </w:pPr>
    </w:p>
    <w:p w14:paraId="00D96F6D" w14:textId="367FE869" w:rsidR="00935316" w:rsidRDefault="00186F9E" w:rsidP="00F46A3E">
      <w:pPr>
        <w:pStyle w:val="2"/>
      </w:pPr>
      <w:r>
        <w:rPr>
          <w:rFonts w:hint="eastAsia"/>
        </w:rPr>
        <w:t>async</w:t>
      </w:r>
      <w:r>
        <w:t xml:space="preserve"> </w:t>
      </w:r>
      <w:r>
        <w:rPr>
          <w:rFonts w:hint="eastAsia"/>
        </w:rPr>
        <w:t>await参考文档1</w:t>
      </w:r>
      <w:r>
        <w:t>.</w:t>
      </w:r>
    </w:p>
    <w:p w14:paraId="529F8A0B" w14:textId="77777777" w:rsidR="00186F9E" w:rsidRDefault="00186F9E" w:rsidP="00F46A3E">
      <w:pPr>
        <w:pStyle w:val="2"/>
      </w:pPr>
      <w:r>
        <w:t>ES8 async/await: 优雅的异步编程解决方案</w:t>
      </w:r>
    </w:p>
    <w:p w14:paraId="3C5E011B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我相信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在我们平时的开发过程当中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大家或多或少的都会遇到要处理异步逻辑的情况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最常见的情形比如是一个页面需要请求两个或者多个接口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然后等这几个接口都返回之后再渲染页面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这样的逻辑我们可以用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回调函数</w:t>
      </w:r>
      <w:r>
        <w:rPr>
          <w:rFonts w:ascii="Segoe UI" w:hAnsi="Segoe UI" w:cs="Segoe UI"/>
          <w:color w:val="252933"/>
        </w:rPr>
        <w:t>的方式去完成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以及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ES6</w:t>
      </w:r>
      <w:r>
        <w:rPr>
          <w:rFonts w:ascii="Segoe UI" w:hAnsi="Segoe UI" w:cs="Segoe UI"/>
          <w:color w:val="252933"/>
        </w:rPr>
        <w:t>里的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generator</w:t>
      </w:r>
      <w:r>
        <w:rPr>
          <w:rFonts w:ascii="Segoe UI" w:hAnsi="Segoe UI" w:cs="Segoe UI"/>
          <w:color w:val="252933"/>
        </w:rPr>
        <w:t>函数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当然啦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还有目前大家使用最多的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也是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ES6</w:t>
      </w:r>
      <w:r>
        <w:rPr>
          <w:rFonts w:ascii="Segoe UI" w:hAnsi="Segoe UI" w:cs="Segoe UI"/>
          <w:color w:val="252933"/>
        </w:rPr>
        <w:t>提供的另一个解决方案</w:t>
      </w:r>
      <w:r>
        <w:rPr>
          <w:rFonts w:ascii="Segoe UI" w:hAnsi="Segoe UI" w:cs="Segoe UI"/>
          <w:color w:val="252933"/>
        </w:rPr>
        <w:t>: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回调函数</w:t>
      </w:r>
      <w:r>
        <w:rPr>
          <w:rFonts w:ascii="Segoe UI" w:hAnsi="Segoe UI" w:cs="Segoe UI"/>
          <w:color w:val="252933"/>
        </w:rPr>
        <w:t>的方式如果嵌套层数一多则会造成传说中的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回调地狱</w:t>
      </w:r>
      <w:r>
        <w:rPr>
          <w:rFonts w:ascii="Segoe UI" w:hAnsi="Segoe UI" w:cs="Segoe UI"/>
          <w:color w:val="252933"/>
        </w:rPr>
        <w:t>问题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代码冗余的同时不易维护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generator</w:t>
      </w:r>
      <w:r>
        <w:rPr>
          <w:rFonts w:ascii="Segoe UI" w:hAnsi="Segoe UI" w:cs="Segoe UI"/>
          <w:color w:val="252933"/>
        </w:rPr>
        <w:t>则被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的光环盖过了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目前在使用率上个人觉得是低于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的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不过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蚂蚁金服</w:t>
      </w:r>
      <w:r>
        <w:rPr>
          <w:rFonts w:ascii="Segoe UI" w:hAnsi="Segoe UI" w:cs="Segoe UI"/>
          <w:color w:val="252933"/>
        </w:rPr>
        <w:t>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redux</w:t>
      </w:r>
      <w:r>
        <w:rPr>
          <w:rFonts w:ascii="Segoe UI" w:hAnsi="Segoe UI" w:cs="Segoe UI"/>
          <w:color w:val="252933"/>
        </w:rPr>
        <w:t>的框架</w:t>
      </w:r>
      <w:hyperlink r:id="rId16" w:tgtFrame="_blank" w:tooltip="https://dvajs.com/" w:history="1">
        <w:r>
          <w:rPr>
            <w:rStyle w:val="a4"/>
            <w:rFonts w:ascii="Segoe UI" w:hAnsi="Segoe UI" w:cs="Segoe UI"/>
            <w:color w:val="0269C8"/>
          </w:rPr>
          <w:t>dvajs</w:t>
        </w:r>
      </w:hyperlink>
      <w:r>
        <w:rPr>
          <w:rFonts w:ascii="Segoe UI" w:hAnsi="Segoe UI" w:cs="Segoe UI"/>
          <w:color w:val="252933"/>
        </w:rPr>
        <w:t>还在使用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个人推测是历史遗留问题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但仅仅是推测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但话又说回来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dvajs</w:t>
      </w:r>
      <w:r>
        <w:rPr>
          <w:rFonts w:ascii="Segoe UI" w:hAnsi="Segoe UI" w:cs="Segoe UI"/>
          <w:color w:val="252933"/>
        </w:rPr>
        <w:t>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generator</w:t>
      </w:r>
      <w:r>
        <w:rPr>
          <w:rFonts w:ascii="Segoe UI" w:hAnsi="Segoe UI" w:cs="Segoe UI"/>
          <w:color w:val="252933"/>
        </w:rPr>
        <w:t>来解决异步逻辑并没有什么不妥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目前这套体系已经很成熟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来重构</w:t>
      </w:r>
      <w:r>
        <w:rPr>
          <w:rFonts w:ascii="Segoe UI" w:hAnsi="Segoe UI" w:cs="Segoe UI"/>
          <w:color w:val="252933"/>
        </w:rPr>
        <w:t>duck</w:t>
      </w:r>
      <w:r>
        <w:rPr>
          <w:rFonts w:ascii="Segoe UI" w:hAnsi="Segoe UI" w:cs="Segoe UI"/>
          <w:color w:val="252933"/>
        </w:rPr>
        <w:t>不必</w:t>
      </w:r>
    </w:p>
    <w:p w14:paraId="7D5D3C80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接下来就是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说起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想必大家都不陌生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它是目前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js</w:t>
      </w:r>
      <w:r>
        <w:rPr>
          <w:rFonts w:ascii="Segoe UI" w:hAnsi="Segoe UI" w:cs="Segoe UI"/>
          <w:color w:val="252933"/>
        </w:rPr>
        <w:t>异步逻辑最成熟的解决方案</w:t>
      </w:r>
      <w:del w:id="0" w:author="Unknown">
        <w:r>
          <w:rPr>
            <w:rFonts w:ascii="Segoe UI" w:hAnsi="Segoe UI" w:cs="Segoe UI"/>
            <w:color w:val="252933"/>
          </w:rPr>
          <w:delText>之一</w:delText>
        </w:r>
      </w:del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但如果聊到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那么就一定离不开我们今天要聊的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async/await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因为没有它们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只是异步编程解决方案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但有了它们才是优雅的异步编程解决方案</w:t>
      </w:r>
    </w:p>
    <w:p w14:paraId="7CE6F694" w14:textId="77777777" w:rsidR="00186F9E" w:rsidRDefault="00186F9E" w:rsidP="00F46A3E">
      <w:pPr>
        <w:pStyle w:val="2"/>
      </w:pPr>
      <w:r>
        <w:t>promise</w:t>
      </w:r>
    </w:p>
    <w:p w14:paraId="438E842D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这不是本篇的重点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但还是稍微聊一聊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相信大多数的朋友对于这个语法已经很熟悉了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如有不了解的童鞋可以查阅阮一峰老师的</w:t>
      </w:r>
      <w:hyperlink r:id="rId17" w:tgtFrame="_blank" w:tooltip="https://es6.ruanyifeng.com/#docs/promise" w:history="1">
        <w:r>
          <w:rPr>
            <w:rStyle w:val="a4"/>
            <w:rFonts w:ascii="Segoe UI" w:hAnsi="Segoe UI" w:cs="Segoe UI"/>
            <w:color w:val="0269C8"/>
          </w:rPr>
          <w:t xml:space="preserve">ECMAScript 6 </w:t>
        </w:r>
        <w:r>
          <w:rPr>
            <w:rStyle w:val="a4"/>
            <w:rFonts w:ascii="Segoe UI" w:hAnsi="Segoe UI" w:cs="Segoe UI"/>
            <w:color w:val="0269C8"/>
          </w:rPr>
          <w:t>入门</w:t>
        </w:r>
        <w:r>
          <w:rPr>
            <w:rStyle w:val="a4"/>
            <w:rFonts w:ascii="Segoe UI" w:hAnsi="Segoe UI" w:cs="Segoe UI"/>
            <w:color w:val="0269C8"/>
          </w:rPr>
          <w:t xml:space="preserve">_Promise </w:t>
        </w:r>
        <w:r>
          <w:rPr>
            <w:rStyle w:val="a4"/>
            <w:rFonts w:ascii="Segoe UI" w:hAnsi="Segoe UI" w:cs="Segoe UI"/>
            <w:color w:val="0269C8"/>
          </w:rPr>
          <w:t>对象</w:t>
        </w:r>
      </w:hyperlink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个人认为这是一篇不可多得的学习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ES6</w:t>
      </w:r>
      <w:r>
        <w:rPr>
          <w:rFonts w:ascii="Segoe UI" w:hAnsi="Segoe UI" w:cs="Segoe UI"/>
          <w:color w:val="252933"/>
        </w:rPr>
        <w:t>相关语法的好文章</w:t>
      </w:r>
    </w:p>
    <w:p w14:paraId="4D71884A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首先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是一个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构造函数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需要我们使用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new</w:t>
      </w:r>
      <w:r>
        <w:rPr>
          <w:rFonts w:ascii="Segoe UI" w:hAnsi="Segoe UI" w:cs="Segoe UI"/>
          <w:color w:val="252933"/>
        </w:rPr>
        <w:t>操作符调用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从而生成一个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接收一个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函数</w:t>
      </w:r>
      <w:r>
        <w:rPr>
          <w:rFonts w:ascii="Segoe UI" w:hAnsi="Segoe UI" w:cs="Segoe UI"/>
          <w:color w:val="252933"/>
        </w:rPr>
        <w:t>作为参数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同时这个函数还有两个参数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这两个参数也是函数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这两个函数依次是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resolve</w:t>
      </w:r>
      <w:r>
        <w:rPr>
          <w:rFonts w:ascii="Segoe UI" w:hAnsi="Segoe UI" w:cs="Segoe UI"/>
          <w:color w:val="252933"/>
        </w:rPr>
        <w:t>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reject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分别表示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成功</w:t>
      </w:r>
      <w:r>
        <w:rPr>
          <w:rFonts w:ascii="Segoe UI" w:hAnsi="Segoe UI" w:cs="Segoe UI"/>
          <w:color w:val="252933"/>
        </w:rPr>
        <w:t>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失败</w:t>
      </w:r>
      <w:r>
        <w:rPr>
          <w:rFonts w:ascii="Segoe UI" w:hAnsi="Segoe UI" w:cs="Segoe UI"/>
          <w:color w:val="252933"/>
        </w:rPr>
        <w:t>:</w:t>
      </w:r>
    </w:p>
    <w:p w14:paraId="178665D6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scss</w:t>
      </w:r>
    </w:p>
    <w:p w14:paraId="19FD8C40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2EFA2DF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promise = new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Promise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4EC352B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(resolve, reject) =&gt; {</w:t>
      </w:r>
    </w:p>
    <w:p w14:paraId="3648664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1289B0E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if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(/* 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异步操作成功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*/) {</w:t>
      </w:r>
    </w:p>
    <w:p w14:paraId="47545D5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返回异步操作的结果</w:t>
      </w:r>
    </w:p>
    <w:p w14:paraId="0A8DC12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resolve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(value);</w:t>
      </w:r>
    </w:p>
    <w:p w14:paraId="7B36BF6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}else{</w:t>
      </w:r>
    </w:p>
    <w:p w14:paraId="7E59463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异步操作失败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 xml:space="preserve">,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返回错误或者其他内容</w:t>
      </w:r>
    </w:p>
    <w:p w14:paraId="41E721D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reject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(error);</w:t>
      </w:r>
    </w:p>
    <w:p w14:paraId="5B0B078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512DBE7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}</w:t>
      </w:r>
    </w:p>
    <w:p w14:paraId="62F1641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</w:t>
      </w:r>
    </w:p>
    <w:p w14:paraId="619A171B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生成的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对象上有一个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then</w:t>
      </w:r>
      <w:r>
        <w:rPr>
          <w:rFonts w:ascii="Segoe UI" w:hAnsi="Segoe UI" w:cs="Segoe UI"/>
          <w:color w:val="252933"/>
        </w:rPr>
        <w:t>的方法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成功</w:t>
      </w:r>
      <w:r>
        <w:rPr>
          <w:rFonts w:ascii="Segoe UI" w:hAnsi="Segoe UI" w:cs="Segoe UI"/>
          <w:color w:val="252933"/>
        </w:rPr>
        <w:t>的回调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还有一个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catch</w:t>
      </w:r>
      <w:r>
        <w:rPr>
          <w:rFonts w:ascii="Segoe UI" w:hAnsi="Segoe UI" w:cs="Segoe UI"/>
          <w:color w:val="252933"/>
        </w:rPr>
        <w:t>的方法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这个方法则是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失败</w:t>
      </w:r>
      <w:r>
        <w:rPr>
          <w:rFonts w:ascii="Segoe UI" w:hAnsi="Segoe UI" w:cs="Segoe UI"/>
          <w:color w:val="252933"/>
        </w:rPr>
        <w:t>的回调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同时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then</w:t>
      </w:r>
      <w:r>
        <w:rPr>
          <w:rFonts w:ascii="Segoe UI" w:hAnsi="Segoe UI" w:cs="Segoe UI"/>
          <w:color w:val="252933"/>
        </w:rPr>
        <w:t>方法会返回一个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意味着我们可以使用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jQuery</w:t>
      </w:r>
      <w:r>
        <w:rPr>
          <w:rFonts w:ascii="Segoe UI" w:hAnsi="Segoe UI" w:cs="Segoe UI"/>
          <w:color w:val="252933"/>
        </w:rPr>
        <w:t>那样的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链式</w:t>
      </w:r>
      <w:r>
        <w:rPr>
          <w:rFonts w:ascii="Segoe UI" w:hAnsi="Segoe UI" w:cs="Segoe UI"/>
          <w:color w:val="252933"/>
        </w:rPr>
        <w:t>写法书写我们的代码</w:t>
      </w:r>
      <w:r>
        <w:rPr>
          <w:rFonts w:ascii="Segoe UI" w:hAnsi="Segoe UI" w:cs="Segoe UI"/>
          <w:color w:val="252933"/>
        </w:rPr>
        <w:t>:</w:t>
      </w:r>
    </w:p>
    <w:p w14:paraId="6F75429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0088AE9E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169F9E5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promise</w:t>
      </w:r>
    </w:p>
    <w:p w14:paraId="048B541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.then(</w:t>
      </w:r>
    </w:p>
    <w:p w14:paraId="7026CB5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value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 {</w:t>
      </w:r>
    </w:p>
    <w:p w14:paraId="1B52BE6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//...</w:t>
      </w:r>
    </w:p>
    <w:p w14:paraId="505F3AB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705CCC1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</w:t>
      </w:r>
    </w:p>
    <w:p w14:paraId="330E2BA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.catch(</w:t>
      </w:r>
    </w:p>
    <w:p w14:paraId="41AD806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error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 {</w:t>
      </w:r>
    </w:p>
    <w:p w14:paraId="3823EE5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//...</w:t>
      </w:r>
    </w:p>
    <w:p w14:paraId="557B9AA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01E80B9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E10CE42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大多数情况我们会把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对象当做一个函数的返回值来使用</w:t>
      </w:r>
      <w:r>
        <w:rPr>
          <w:rFonts w:ascii="Segoe UI" w:hAnsi="Segoe UI" w:cs="Segoe UI"/>
          <w:color w:val="252933"/>
        </w:rPr>
        <w:t>:</w:t>
      </w:r>
    </w:p>
    <w:p w14:paraId="25C59B3D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28E134CD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62B3547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const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handlePromise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(</w:t>
      </w:r>
    </w:p>
    <w:p w14:paraId="14BB673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new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Promise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74728B1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params"/>
          <w:rFonts w:ascii="Consolas" w:hAnsi="Consolas"/>
          <w:color w:val="333333"/>
          <w:sz w:val="18"/>
          <w:szCs w:val="18"/>
          <w:shd w:val="clear" w:color="auto" w:fill="F8F8F8"/>
        </w:rPr>
        <w:t>resolve, reject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>) =&gt;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694F6F8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2775D33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if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 xml:space="preserve">/*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异步操作成功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 xml:space="preserve"> */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 {</w:t>
      </w:r>
    </w:p>
    <w:p w14:paraId="6E351B5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返回异步操作的结果</w:t>
      </w:r>
    </w:p>
    <w:p w14:paraId="0667503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resolve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(value);</w:t>
      </w:r>
    </w:p>
    <w:p w14:paraId="447E40C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}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else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{</w:t>
      </w:r>
    </w:p>
    <w:p w14:paraId="3A88CFF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异步操作失败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 xml:space="preserve">,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返回错误或者其他内容</w:t>
      </w:r>
    </w:p>
    <w:p w14:paraId="2D9FFCB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reject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(error);</w:t>
      </w:r>
    </w:p>
    <w:p w14:paraId="6DAFEB1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}</w:t>
      </w:r>
    </w:p>
    <w:p w14:paraId="10DA20E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1B2C1DA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</w:t>
      </w:r>
    </w:p>
    <w:p w14:paraId="067A2ED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1863B72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44767D8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handlePromise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</w:t>
      </w:r>
    </w:p>
    <w:p w14:paraId="10BB8C6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.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then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060505E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params"/>
          <w:rFonts w:ascii="Consolas" w:hAnsi="Consolas"/>
          <w:color w:val="333333"/>
          <w:sz w:val="18"/>
          <w:szCs w:val="18"/>
          <w:shd w:val="clear" w:color="auto" w:fill="F8F8F8"/>
        </w:rPr>
        <w:t>value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09C0769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37933D0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26980C4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</w:t>
      </w:r>
    </w:p>
    <w:p w14:paraId="321BF37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.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catch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7558A0E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params"/>
          <w:rFonts w:ascii="Consolas" w:hAnsi="Consolas"/>
          <w:color w:val="333333"/>
          <w:sz w:val="18"/>
          <w:szCs w:val="18"/>
          <w:shd w:val="clear" w:color="auto" w:fill="F8F8F8"/>
        </w:rPr>
        <w:t>error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6421BB5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7D1D21D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61A9280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);</w:t>
      </w:r>
    </w:p>
    <w:p w14:paraId="317066A3" w14:textId="77777777" w:rsidR="00186F9E" w:rsidRDefault="00186F9E" w:rsidP="00F46A3E">
      <w:pPr>
        <w:pStyle w:val="2"/>
      </w:pPr>
      <w:r>
        <w:t>async/await</w:t>
      </w:r>
    </w:p>
    <w:p w14:paraId="401E3E80" w14:textId="77777777" w:rsidR="00186F9E" w:rsidRDefault="00186F9E" w:rsidP="00F46A3E">
      <w:pPr>
        <w:pStyle w:val="2"/>
      </w:pPr>
      <w:r>
        <w:t>语法</w:t>
      </w:r>
    </w:p>
    <w:p w14:paraId="635092AF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接下来就是我们今天的主角</w:t>
      </w:r>
      <w:r>
        <w:rPr>
          <w:rFonts w:ascii="Segoe UI" w:hAnsi="Segoe UI" w:cs="Segoe UI"/>
          <w:color w:val="252933"/>
        </w:rPr>
        <w:t>: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async/await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这两个关键字是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ES8</w:t>
      </w:r>
      <w:r>
        <w:rPr>
          <w:rFonts w:ascii="Segoe UI" w:hAnsi="Segoe UI" w:cs="Segoe UI"/>
          <w:color w:val="252933"/>
        </w:rPr>
        <w:t>的关键字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配合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ES6</w:t>
      </w:r>
      <w:r>
        <w:rPr>
          <w:rFonts w:ascii="Segoe UI" w:hAnsi="Segoe UI" w:cs="Segoe UI"/>
          <w:color w:val="252933"/>
        </w:rPr>
        <w:t>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promies</w:t>
      </w:r>
      <w:r>
        <w:rPr>
          <w:rFonts w:ascii="Segoe UI" w:hAnsi="Segoe UI" w:cs="Segoe UI"/>
          <w:color w:val="252933"/>
        </w:rPr>
        <w:t>就组成了目前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js</w:t>
      </w:r>
      <w:r>
        <w:rPr>
          <w:rFonts w:ascii="Segoe UI" w:hAnsi="Segoe UI" w:cs="Segoe UI"/>
          <w:color w:val="252933"/>
        </w:rPr>
        <w:t>中最优雅的异步解决方案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在此之前我们先来看看它们的语法是怎样的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它们的语法很简单</w:t>
      </w:r>
      <w:r>
        <w:rPr>
          <w:rFonts w:ascii="Segoe UI" w:hAnsi="Segoe UI" w:cs="Segoe UI"/>
          <w:color w:val="252933"/>
        </w:rPr>
        <w:t>:</w:t>
      </w:r>
    </w:p>
    <w:p w14:paraId="251829C7" w14:textId="77777777" w:rsidR="00186F9E" w:rsidRDefault="00186F9E" w:rsidP="00186F9E">
      <w:pPr>
        <w:widowControl/>
        <w:numPr>
          <w:ilvl w:val="0"/>
          <w:numId w:val="1"/>
        </w:numPr>
        <w:spacing w:before="100" w:beforeAutospacing="1"/>
        <w:jc w:val="left"/>
        <w:rPr>
          <w:rFonts w:ascii="Segoe UI" w:hAnsi="Segoe UI" w:cs="Segoe UI"/>
          <w:color w:val="252933"/>
        </w:rPr>
      </w:pP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将一般的函数变成了</w:t>
      </w:r>
      <w:hyperlink r:id="rId18" w:tgtFrame="_blank" w:tooltip="https://developer.mozilla.org/zh-CN/docs/Web/JavaScript/Reference/Statements/async_function" w:history="1">
        <w:r>
          <w:rPr>
            <w:rStyle w:val="a4"/>
            <w:rFonts w:ascii="Segoe UI" w:hAnsi="Segoe UI" w:cs="Segoe UI"/>
            <w:color w:val="0269C8"/>
          </w:rPr>
          <w:t>异步函数</w:t>
        </w:r>
      </w:hyperlink>
    </w:p>
    <w:p w14:paraId="2B0787D8" w14:textId="77777777" w:rsidR="00186F9E" w:rsidRDefault="00186F9E" w:rsidP="00186F9E">
      <w:pPr>
        <w:widowControl/>
        <w:numPr>
          <w:ilvl w:val="0"/>
          <w:numId w:val="1"/>
        </w:numPr>
        <w:spacing w:before="100" w:beforeAutospacing="1"/>
        <w:jc w:val="left"/>
        <w:rPr>
          <w:rFonts w:ascii="Segoe UI" w:hAnsi="Segoe UI" w:cs="Segoe UI"/>
          <w:color w:val="252933"/>
        </w:rPr>
      </w:pP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只能在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异步函数</w:t>
      </w:r>
      <w:r>
        <w:rPr>
          <w:rFonts w:ascii="Segoe UI" w:hAnsi="Segoe UI" w:cs="Segoe UI"/>
          <w:color w:val="252933"/>
        </w:rPr>
        <w:t>中使用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同时它可以放在任何函数调用之前</w:t>
      </w:r>
      <w:r>
        <w:rPr>
          <w:rFonts w:ascii="Segoe UI" w:hAnsi="Segoe UI" w:cs="Segoe UI"/>
          <w:color w:val="252933"/>
        </w:rPr>
        <w:t>(</w:t>
      </w:r>
      <w:r>
        <w:rPr>
          <w:rFonts w:ascii="Segoe UI" w:hAnsi="Segoe UI" w:cs="Segoe UI"/>
          <w:color w:val="252933"/>
        </w:rPr>
        <w:t>这里主要是放在返回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对象的函数调用之前</w:t>
      </w:r>
      <w:r>
        <w:rPr>
          <w:rFonts w:ascii="Segoe UI" w:hAnsi="Segoe UI" w:cs="Segoe UI"/>
          <w:color w:val="252933"/>
        </w:rPr>
        <w:t>)</w:t>
      </w:r>
    </w:p>
    <w:p w14:paraId="5AF3270F" w14:textId="77777777" w:rsidR="00186F9E" w:rsidRDefault="00186F9E" w:rsidP="00186F9E">
      <w:pPr>
        <w:widowControl/>
        <w:numPr>
          <w:ilvl w:val="0"/>
          <w:numId w:val="1"/>
        </w:numPr>
        <w:spacing w:before="100" w:beforeAutospacing="1"/>
        <w:jc w:val="left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当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后面的函数有返回值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那么我们将可以使用这个函数的返回值</w:t>
      </w:r>
      <w:r>
        <w:rPr>
          <w:rFonts w:ascii="Segoe UI" w:hAnsi="Segoe UI" w:cs="Segoe UI"/>
          <w:color w:val="252933"/>
        </w:rPr>
        <w:t>(</w:t>
      </w:r>
      <w:r>
        <w:rPr>
          <w:rFonts w:ascii="Segoe UI" w:hAnsi="Segoe UI" w:cs="Segoe UI"/>
          <w:color w:val="252933"/>
        </w:rPr>
        <w:t>如果那个函数返回的是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则返回值是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 </w:t>
      </w:r>
      <w:r>
        <w:rPr>
          <w:rStyle w:val="HTML"/>
          <w:rFonts w:ascii="Consolas" w:hAnsi="Consolas"/>
          <w:color w:val="FF502C"/>
          <w:szCs w:val="21"/>
          <w:shd w:val="clear" w:color="auto" w:fill="FFF5F5"/>
        </w:rPr>
        <w:t>resolve</w:t>
      </w:r>
      <w:r>
        <w:rPr>
          <w:rFonts w:ascii="Segoe UI" w:hAnsi="Segoe UI" w:cs="Segoe UI"/>
          <w:color w:val="252933"/>
        </w:rPr>
        <w:t>返回的值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也就是异步操作成功之后返回的值</w:t>
      </w:r>
      <w:r>
        <w:rPr>
          <w:rFonts w:ascii="Segoe UI" w:hAnsi="Segoe UI" w:cs="Segoe UI"/>
          <w:color w:val="252933"/>
        </w:rPr>
        <w:t>)</w:t>
      </w:r>
    </w:p>
    <w:p w14:paraId="3D2E5021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也就说它们是一起出现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同时我们只能在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函数里面使用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关键字来接收函数的返回值</w:t>
      </w:r>
    </w:p>
    <w:p w14:paraId="34C4C81F" w14:textId="77777777" w:rsidR="00186F9E" w:rsidRDefault="00186F9E" w:rsidP="00186F9E">
      <w:pPr>
        <w:pStyle w:val="2"/>
        <w:pBdr>
          <w:bottom w:val="single" w:sz="6" w:space="9" w:color="ECECEC"/>
        </w:pBdr>
        <w:spacing w:before="525" w:after="150" w:line="510" w:lineRule="atLeast"/>
        <w:rPr>
          <w:rFonts w:ascii="Segoe UI" w:hAnsi="Segoe UI" w:cs="Segoe UI"/>
          <w:color w:val="252933"/>
          <w:sz w:val="33"/>
          <w:szCs w:val="33"/>
        </w:rPr>
      </w:pPr>
      <w:r>
        <w:rPr>
          <w:rFonts w:ascii="Segoe UI" w:hAnsi="Segoe UI" w:cs="Segoe UI"/>
          <w:color w:val="252933"/>
          <w:sz w:val="33"/>
          <w:szCs w:val="33"/>
        </w:rPr>
        <w:t>async</w:t>
      </w:r>
      <w:r>
        <w:rPr>
          <w:rFonts w:ascii="Segoe UI" w:hAnsi="Segoe UI" w:cs="Segoe UI"/>
          <w:color w:val="252933"/>
          <w:sz w:val="33"/>
          <w:szCs w:val="33"/>
        </w:rPr>
        <w:t>的用法</w:t>
      </w:r>
    </w:p>
    <w:p w14:paraId="7C3E27B2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了解了语法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那么我们来看看它们在实际业务中的写法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首先看看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怎么用的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asynchronous</w:t>
      </w:r>
      <w:r>
        <w:rPr>
          <w:rFonts w:ascii="Segoe UI" w:hAnsi="Segoe UI" w:cs="Segoe UI"/>
          <w:color w:val="252933"/>
        </w:rPr>
        <w:t>的缩写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异步</w:t>
      </w:r>
      <w:r>
        <w:rPr>
          <w:rFonts w:ascii="Segoe UI" w:hAnsi="Segoe UI" w:cs="Segoe UI"/>
          <w:color w:val="252933"/>
        </w:rPr>
        <w:t>的意思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它会将普通函数改为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异步函数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写法有两种</w:t>
      </w:r>
    </w:p>
    <w:p w14:paraId="7785E114" w14:textId="77777777" w:rsidR="00186F9E" w:rsidRDefault="00186F9E" w:rsidP="00186F9E">
      <w:pPr>
        <w:pStyle w:val="3"/>
        <w:spacing w:before="525" w:after="150" w:line="420" w:lineRule="atLeast"/>
        <w:rPr>
          <w:rFonts w:ascii="Segoe UI" w:hAnsi="Segoe UI" w:cs="Segoe UI"/>
          <w:color w:val="252933"/>
          <w:sz w:val="30"/>
          <w:szCs w:val="30"/>
        </w:rPr>
      </w:pPr>
      <w:r>
        <w:rPr>
          <w:rFonts w:ascii="Segoe UI" w:hAnsi="Segoe UI" w:cs="Segoe UI"/>
          <w:color w:val="252933"/>
          <w:sz w:val="30"/>
          <w:szCs w:val="30"/>
        </w:rPr>
        <w:t>函数声明</w:t>
      </w:r>
      <w:r>
        <w:rPr>
          <w:rFonts w:ascii="Segoe UI" w:hAnsi="Segoe UI" w:cs="Segoe UI"/>
          <w:color w:val="252933"/>
          <w:sz w:val="30"/>
          <w:szCs w:val="30"/>
        </w:rPr>
        <w:t>/</w:t>
      </w:r>
      <w:r>
        <w:rPr>
          <w:rFonts w:ascii="Segoe UI" w:hAnsi="Segoe UI" w:cs="Segoe UI"/>
          <w:color w:val="252933"/>
          <w:sz w:val="30"/>
          <w:szCs w:val="30"/>
        </w:rPr>
        <w:t>定义</w:t>
      </w:r>
    </w:p>
    <w:p w14:paraId="6618C190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就是使用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function</w:t>
      </w:r>
      <w:r>
        <w:rPr>
          <w:rFonts w:ascii="Segoe UI" w:hAnsi="Segoe UI" w:cs="Segoe UI"/>
          <w:color w:val="252933"/>
        </w:rPr>
        <w:t>关键字声明一个函数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写在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函数声明</w:t>
      </w:r>
      <w:r>
        <w:rPr>
          <w:rFonts w:ascii="Segoe UI" w:hAnsi="Segoe UI" w:cs="Segoe UI"/>
          <w:color w:val="252933"/>
        </w:rPr>
        <w:t>之前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那么这个普通的函数就变成了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异步函数</w:t>
      </w:r>
    </w:p>
    <w:p w14:paraId="5EC6908B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csharp</w:t>
      </w:r>
    </w:p>
    <w:p w14:paraId="02A41F8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6D5A619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 xml:space="preserve"> function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foo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>()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3F5FF9F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6005442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};</w:t>
      </w:r>
    </w:p>
    <w:p w14:paraId="4515958B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然后是模块化的写法</w:t>
      </w:r>
      <w:r>
        <w:rPr>
          <w:rFonts w:ascii="Segoe UI" w:hAnsi="Segoe UI" w:cs="Segoe UI"/>
          <w:color w:val="252933"/>
        </w:rPr>
        <w:t>:</w:t>
      </w:r>
    </w:p>
    <w:p w14:paraId="6816C07F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4BE3C185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7B83EF0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export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function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 {</w:t>
      </w:r>
    </w:p>
    <w:p w14:paraId="0F76702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4DB89AF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};</w:t>
      </w:r>
    </w:p>
    <w:p w14:paraId="3E1F0FE3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48B15CD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57439B1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export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default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function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 {</w:t>
      </w:r>
    </w:p>
    <w:p w14:paraId="57A1AC4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705B015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};</w:t>
      </w:r>
    </w:p>
    <w:p w14:paraId="6E4FA033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我个人的习惯是在导出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class</w:t>
      </w:r>
      <w:r>
        <w:rPr>
          <w:rFonts w:ascii="Segoe UI" w:hAnsi="Segoe UI" w:cs="Segoe UI"/>
          <w:color w:val="252933"/>
        </w:rPr>
        <w:t>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组件</w:t>
      </w:r>
      <w:r>
        <w:rPr>
          <w:rFonts w:ascii="Segoe UI" w:hAnsi="Segoe UI" w:cs="Segoe UI"/>
          <w:color w:val="252933"/>
        </w:rPr>
        <w:t>的时候使用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export default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当只是一个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util</w:t>
      </w:r>
      <w:r>
        <w:rPr>
          <w:rFonts w:ascii="Segoe UI" w:hAnsi="Segoe UI" w:cs="Segoe UI"/>
          <w:color w:val="252933"/>
        </w:rPr>
        <w:t>一个工具类函数的时候则使用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export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这个因人而异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没有对错之分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习惯使然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只要注意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export default</w:t>
      </w:r>
      <w:r>
        <w:rPr>
          <w:rFonts w:ascii="Segoe UI" w:hAnsi="Segoe UI" w:cs="Segoe UI"/>
          <w:color w:val="252933"/>
        </w:rPr>
        <w:t>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export</w:t>
      </w:r>
      <w:r>
        <w:rPr>
          <w:rFonts w:ascii="Segoe UI" w:hAnsi="Segoe UI" w:cs="Segoe UI"/>
          <w:color w:val="252933"/>
        </w:rPr>
        <w:t>的区别即可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关于这两种导出方式的区别可以查看这篇文章</w:t>
      </w:r>
      <w:r>
        <w:rPr>
          <w:rFonts w:ascii="Segoe UI" w:hAnsi="Segoe UI" w:cs="Segoe UI"/>
          <w:color w:val="252933"/>
        </w:rPr>
        <w:t>: </w:t>
      </w:r>
      <w:hyperlink r:id="rId19" w:tgtFrame="_blank" w:tooltip="https://juejin.cn/post/6965482913857028127" w:history="1">
        <w:r>
          <w:rPr>
            <w:rStyle w:val="a4"/>
            <w:rFonts w:ascii="Segoe UI" w:hAnsi="Segoe UI" w:cs="Segoe UI"/>
            <w:color w:val="0269C8"/>
          </w:rPr>
          <w:t>ES6</w:t>
        </w:r>
        <w:r>
          <w:rPr>
            <w:rStyle w:val="a4"/>
            <w:rFonts w:ascii="Segoe UI" w:hAnsi="Segoe UI" w:cs="Segoe UI"/>
            <w:color w:val="0269C8"/>
          </w:rPr>
          <w:t>模块化</w:t>
        </w:r>
        <w:r>
          <w:rPr>
            <w:rStyle w:val="a4"/>
            <w:rFonts w:ascii="Segoe UI" w:hAnsi="Segoe UI" w:cs="Segoe UI"/>
            <w:color w:val="0269C8"/>
          </w:rPr>
          <w:t>import export</w:t>
        </w:r>
        <w:r>
          <w:rPr>
            <w:rStyle w:val="a4"/>
            <w:rFonts w:ascii="Segoe UI" w:hAnsi="Segoe UI" w:cs="Segoe UI"/>
            <w:color w:val="0269C8"/>
          </w:rPr>
          <w:t>的用法</w:t>
        </w:r>
      </w:hyperlink>
    </w:p>
    <w:p w14:paraId="7FC1C1E1" w14:textId="77777777" w:rsidR="00186F9E" w:rsidRDefault="00186F9E" w:rsidP="00186F9E">
      <w:pPr>
        <w:pStyle w:val="3"/>
        <w:spacing w:before="525" w:after="150" w:line="420" w:lineRule="atLeast"/>
        <w:rPr>
          <w:rFonts w:ascii="Segoe UI" w:hAnsi="Segoe UI" w:cs="Segoe UI"/>
          <w:color w:val="252933"/>
          <w:sz w:val="30"/>
          <w:szCs w:val="30"/>
        </w:rPr>
      </w:pPr>
      <w:r>
        <w:rPr>
          <w:rFonts w:ascii="Segoe UI" w:hAnsi="Segoe UI" w:cs="Segoe UI"/>
          <w:color w:val="252933"/>
          <w:sz w:val="30"/>
          <w:szCs w:val="30"/>
        </w:rPr>
        <w:t>函数表达式的写法</w:t>
      </w:r>
    </w:p>
    <w:p w14:paraId="4737D098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使用了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ES6</w:t>
      </w:r>
      <w:r>
        <w:rPr>
          <w:rFonts w:ascii="Segoe UI" w:hAnsi="Segoe UI" w:cs="Segoe UI"/>
          <w:color w:val="252933"/>
        </w:rPr>
        <w:t>之后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函数表达式</w:t>
      </w:r>
      <w:r>
        <w:rPr>
          <w:rFonts w:ascii="Segoe UI" w:hAnsi="Segoe UI" w:cs="Segoe UI"/>
          <w:color w:val="252933"/>
        </w:rPr>
        <w:t>就变成了我们写函数时最常用的方式了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由于没有了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function</w:t>
      </w:r>
      <w:r>
        <w:rPr>
          <w:rFonts w:ascii="Segoe UI" w:hAnsi="Segoe UI" w:cs="Segoe UI"/>
          <w:color w:val="252933"/>
        </w:rPr>
        <w:t>关键字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此时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异步函数</w:t>
      </w:r>
      <w:r>
        <w:rPr>
          <w:rFonts w:ascii="Segoe UI" w:hAnsi="Segoe UI" w:cs="Segoe UI"/>
          <w:color w:val="252933"/>
        </w:rPr>
        <w:t>的写法就稍有不同了</w:t>
      </w:r>
      <w:r>
        <w:rPr>
          <w:rFonts w:ascii="Segoe UI" w:hAnsi="Segoe UI" w:cs="Segoe UI"/>
          <w:color w:val="252933"/>
        </w:rPr>
        <w:t>:</w:t>
      </w:r>
    </w:p>
    <w:p w14:paraId="434A3ACC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11BE8D50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563FEA7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const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() =&gt; {</w:t>
      </w:r>
    </w:p>
    <w:p w14:paraId="6D11A34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58B0C2E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};</w:t>
      </w:r>
    </w:p>
    <w:p w14:paraId="10325DCF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相应的模块化的语法则为</w:t>
      </w:r>
      <w:r>
        <w:rPr>
          <w:rFonts w:ascii="Segoe UI" w:hAnsi="Segoe UI" w:cs="Segoe UI"/>
          <w:color w:val="252933"/>
        </w:rPr>
        <w:t>:</w:t>
      </w:r>
    </w:p>
    <w:p w14:paraId="774576A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3EE60E8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1AC848D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export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const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() =&gt; {</w:t>
      </w:r>
    </w:p>
    <w:p w14:paraId="109FBE0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//...</w:t>
      </w:r>
    </w:p>
    <w:p w14:paraId="5B4A869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};</w:t>
      </w:r>
    </w:p>
    <w:p w14:paraId="5519F31F" w14:textId="77777777" w:rsidR="00186F9E" w:rsidRDefault="00186F9E" w:rsidP="00186F9E">
      <w:pPr>
        <w:pStyle w:val="2"/>
        <w:pBdr>
          <w:bottom w:val="single" w:sz="6" w:space="9" w:color="ECECEC"/>
        </w:pBdr>
        <w:spacing w:before="525" w:after="150" w:line="510" w:lineRule="atLeast"/>
        <w:rPr>
          <w:rFonts w:ascii="Segoe UI" w:hAnsi="Segoe UI" w:cs="Segoe UI"/>
          <w:color w:val="252933"/>
          <w:sz w:val="33"/>
          <w:szCs w:val="33"/>
        </w:rPr>
      </w:pPr>
      <w:r>
        <w:rPr>
          <w:rFonts w:ascii="Segoe UI" w:hAnsi="Segoe UI" w:cs="Segoe UI"/>
          <w:color w:val="252933"/>
          <w:sz w:val="33"/>
          <w:szCs w:val="33"/>
        </w:rPr>
        <w:t>await</w:t>
      </w:r>
      <w:r>
        <w:rPr>
          <w:rFonts w:ascii="Segoe UI" w:hAnsi="Segoe UI" w:cs="Segoe UI"/>
          <w:color w:val="252933"/>
          <w:sz w:val="33"/>
          <w:szCs w:val="33"/>
        </w:rPr>
        <w:t>的用法</w:t>
      </w:r>
    </w:p>
    <w:p w14:paraId="5F90C2CD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聊完了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的用法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接下来我们聊聊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的用法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这个单词的意思就是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等待</w:t>
      </w:r>
      <w:r>
        <w:rPr>
          <w:rFonts w:ascii="Segoe UI" w:hAnsi="Segoe UI" w:cs="Segoe UI"/>
          <w:color w:val="252933"/>
        </w:rPr>
        <w:t>的意思</w:t>
      </w:r>
    </w:p>
    <w:p w14:paraId="4F8E2ACF" w14:textId="77777777" w:rsidR="00186F9E" w:rsidRDefault="00186F9E" w:rsidP="00186F9E">
      <w:pPr>
        <w:pStyle w:val="3"/>
        <w:spacing w:before="525" w:after="150" w:line="420" w:lineRule="atLeast"/>
        <w:rPr>
          <w:rFonts w:ascii="Segoe UI" w:hAnsi="Segoe UI" w:cs="Segoe UI"/>
          <w:color w:val="252933"/>
          <w:sz w:val="30"/>
          <w:szCs w:val="30"/>
        </w:rPr>
      </w:pPr>
      <w:r>
        <w:rPr>
          <w:rFonts w:ascii="Segoe UI" w:hAnsi="Segoe UI" w:cs="Segoe UI"/>
          <w:color w:val="252933"/>
          <w:sz w:val="30"/>
          <w:szCs w:val="30"/>
        </w:rPr>
        <w:t>写在普通函数调用之前</w:t>
      </w:r>
    </w:p>
    <w:p w14:paraId="1C0D161A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无论写在什么函数调用的前面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都要留意它必须用在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异步函数</w:t>
      </w:r>
      <w:r>
        <w:rPr>
          <w:rFonts w:ascii="Segoe UI" w:hAnsi="Segoe UI" w:cs="Segoe UI"/>
          <w:color w:val="252933"/>
        </w:rPr>
        <w:t>内</w:t>
      </w:r>
      <w:r>
        <w:rPr>
          <w:rFonts w:ascii="Segoe UI" w:hAnsi="Segoe UI" w:cs="Segoe UI"/>
          <w:color w:val="252933"/>
        </w:rPr>
        <w:t>:</w:t>
      </w:r>
    </w:p>
    <w:p w14:paraId="3D15A130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01D57BB1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75F6F33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1DDC79F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2E40D1E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07C243F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42B656E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async () =&gt; {</w:t>
      </w:r>
    </w:p>
    <w:p w14:paraId="68301B7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await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189B0F6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0FABCF5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4D3D46E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2D58B52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如果没有在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</w:t>
      </w:r>
      <w:r>
        <w:rPr>
          <w:rFonts w:ascii="Segoe UI" w:hAnsi="Segoe UI" w:cs="Segoe UI"/>
          <w:color w:val="252933"/>
        </w:rPr>
        <w:t>函数中写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而是在普通函数中写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:</w:t>
      </w:r>
    </w:p>
    <w:p w14:paraId="154E913F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0226EA2B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29F223A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494E81B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63D2C48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27CA960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21EB929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6562ABB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await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1561E8D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682F434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783497D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14B2E569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此时将报错</w:t>
      </w:r>
      <w:r>
        <w:rPr>
          <w:rFonts w:ascii="Segoe UI" w:hAnsi="Segoe UI" w:cs="Segoe UI"/>
          <w:color w:val="252933"/>
        </w:rPr>
        <w:t>: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 is only valid in async function</w:t>
      </w:r>
    </w:p>
    <w:p w14:paraId="2E17A4D1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输出结果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123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倘若我们用一个变量去接收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bar</w:t>
      </w:r>
      <w:r>
        <w:rPr>
          <w:rFonts w:ascii="Segoe UI" w:hAnsi="Segoe UI" w:cs="Segoe UI"/>
          <w:color w:val="252933"/>
        </w:rPr>
        <w:t>函数的返回值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那结果是什么呢</w:t>
      </w:r>
      <w:r>
        <w:rPr>
          <w:rFonts w:ascii="Segoe UI" w:hAnsi="Segoe UI" w:cs="Segoe UI"/>
          <w:color w:val="252933"/>
        </w:rPr>
        <w:t xml:space="preserve">? </w:t>
      </w:r>
      <w:r>
        <w:rPr>
          <w:rFonts w:ascii="Segoe UI" w:hAnsi="Segoe UI" w:cs="Segoe UI"/>
          <w:color w:val="252933"/>
        </w:rPr>
        <w:t>看代码我们会发现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bar</w:t>
      </w:r>
      <w:r>
        <w:rPr>
          <w:rFonts w:ascii="Segoe UI" w:hAnsi="Segoe UI" w:cs="Segoe UI"/>
          <w:color w:val="252933"/>
        </w:rPr>
        <w:t>函数并没有返回值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所以结果是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undefined</w:t>
      </w:r>
      <w:r>
        <w:rPr>
          <w:rFonts w:ascii="Segoe UI" w:hAnsi="Segoe UI" w:cs="Segoe UI"/>
          <w:color w:val="252933"/>
        </w:rPr>
        <w:t>:</w:t>
      </w:r>
    </w:p>
    <w:p w14:paraId="5C1ABE31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08FF369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41DE221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01CD862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4A10EF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71C7F06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1E5F562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async () =&gt; {</w:t>
      </w:r>
    </w:p>
    <w:p w14:paraId="4A78AD7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res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await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12A3C13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console.log(res)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2F39298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EFB479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48F5FEA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203789F0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此时先输出了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123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然后输出了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undefined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那如果我们让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bar</w:t>
      </w:r>
      <w:r>
        <w:rPr>
          <w:rFonts w:ascii="Segoe UI" w:hAnsi="Segoe UI" w:cs="Segoe UI"/>
          <w:color w:val="252933"/>
        </w:rPr>
        <w:t>函数有一个返回值呢</w:t>
      </w:r>
      <w:r>
        <w:rPr>
          <w:rFonts w:ascii="Segoe UI" w:hAnsi="Segoe UI" w:cs="Segoe UI"/>
          <w:color w:val="252933"/>
        </w:rPr>
        <w:t xml:space="preserve">? </w:t>
      </w:r>
      <w:r>
        <w:rPr>
          <w:rFonts w:ascii="Segoe UI" w:hAnsi="Segoe UI" w:cs="Segoe UI"/>
          <w:color w:val="252933"/>
        </w:rPr>
        <w:t>比如</w:t>
      </w:r>
      <w:r>
        <w:rPr>
          <w:rFonts w:ascii="Segoe UI" w:hAnsi="Segoe UI" w:cs="Segoe UI"/>
          <w:color w:val="252933"/>
        </w:rPr>
        <w:t>:</w:t>
      </w:r>
    </w:p>
    <w:p w14:paraId="0DB38F49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3C8CA7DB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7B10493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3AD56F7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2922E45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return 1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A9F37A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0926A4D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2A8D7A4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async () =&gt; {</w:t>
      </w:r>
    </w:p>
    <w:p w14:paraId="1099EBC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res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await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7BF6611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console.log(res)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5F8AE7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2049DAB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4C59070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0E709D19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此时则是先输出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123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然后再输出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1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我们发现我们接收到了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bar</w:t>
      </w:r>
      <w:r>
        <w:rPr>
          <w:rFonts w:ascii="Segoe UI" w:hAnsi="Segoe UI" w:cs="Segoe UI"/>
          <w:color w:val="252933"/>
        </w:rPr>
        <w:t>函数的返回值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然而平时我们在不写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的时候也能正常的获取某个函数的返回值</w:t>
      </w:r>
      <w:r>
        <w:rPr>
          <w:rFonts w:ascii="Segoe UI" w:hAnsi="Segoe UI" w:cs="Segoe UI"/>
          <w:color w:val="252933"/>
        </w:rPr>
        <w:t>:</w:t>
      </w:r>
    </w:p>
    <w:p w14:paraId="114788F9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005E777A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431A2D9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{</w:t>
      </w:r>
    </w:p>
    <w:p w14:paraId="5E5371B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23D5CE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return 1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7210BD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59CF0FD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77A0814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async () =&gt; {</w:t>
      </w:r>
    </w:p>
    <w:p w14:paraId="638D560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res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029B8C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console.log(res)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1BA2CEF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4FEB7CD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18209E5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6675AD4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这种情况下使用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似乎就没意义了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这也解释了为何单独使用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会报错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因为它只在返回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的时候使用才有意义</w:t>
      </w:r>
    </w:p>
    <w:p w14:paraId="36144E15" w14:textId="77777777" w:rsidR="00186F9E" w:rsidRDefault="00186F9E" w:rsidP="00186F9E">
      <w:pPr>
        <w:pStyle w:val="3"/>
        <w:spacing w:before="525" w:after="150" w:line="420" w:lineRule="atLeast"/>
        <w:rPr>
          <w:rFonts w:ascii="Segoe UI" w:hAnsi="Segoe UI" w:cs="Segoe UI"/>
          <w:color w:val="252933"/>
          <w:sz w:val="30"/>
          <w:szCs w:val="30"/>
        </w:rPr>
      </w:pPr>
      <w:r>
        <w:rPr>
          <w:rFonts w:ascii="Segoe UI" w:hAnsi="Segoe UI" w:cs="Segoe UI"/>
          <w:color w:val="252933"/>
          <w:sz w:val="30"/>
          <w:szCs w:val="30"/>
        </w:rPr>
        <w:t>写在</w:t>
      </w:r>
      <w:r>
        <w:rPr>
          <w:rFonts w:ascii="Segoe UI" w:hAnsi="Segoe UI" w:cs="Segoe UI"/>
          <w:color w:val="252933"/>
          <w:sz w:val="30"/>
          <w:szCs w:val="30"/>
        </w:rPr>
        <w:t>promise</w:t>
      </w:r>
      <w:r>
        <w:rPr>
          <w:rFonts w:ascii="Segoe UI" w:hAnsi="Segoe UI" w:cs="Segoe UI"/>
          <w:color w:val="252933"/>
          <w:sz w:val="30"/>
          <w:szCs w:val="30"/>
        </w:rPr>
        <w:t>函数调用之前</w:t>
      </w:r>
    </w:p>
    <w:p w14:paraId="44045804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确切的说是写在返回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对象的函数调用之前</w:t>
      </w:r>
      <w:r>
        <w:rPr>
          <w:rFonts w:ascii="Segoe UI" w:hAnsi="Segoe UI" w:cs="Segoe UI"/>
          <w:color w:val="252933"/>
        </w:rPr>
        <w:t>:</w:t>
      </w:r>
    </w:p>
    <w:p w14:paraId="75B169DE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ini</w:t>
      </w:r>
    </w:p>
    <w:p w14:paraId="32375060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0F134DE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bar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() =&gt; (</w:t>
      </w:r>
    </w:p>
    <w:p w14:paraId="72A0D81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new Promise(</w:t>
      </w:r>
    </w:p>
    <w:p w14:paraId="1F8E81C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resolve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 {</w:t>
      </w:r>
    </w:p>
    <w:p w14:paraId="3916B67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resolve(123)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3763E6E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0E9CF6D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</w:t>
      </w:r>
    </w:p>
    <w:p w14:paraId="36B588C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</w:t>
      </w:r>
    </w:p>
    <w:p w14:paraId="6D4D978E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54BC0B2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foo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async () =&gt; {</w:t>
      </w:r>
    </w:p>
    <w:p w14:paraId="4D05F9C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const </w:t>
      </w:r>
      <w:r>
        <w:rPr>
          <w:rStyle w:val="hljs-attr"/>
          <w:rFonts w:ascii="Consolas" w:hAnsi="Consolas"/>
          <w:color w:val="333333"/>
          <w:sz w:val="18"/>
          <w:szCs w:val="18"/>
          <w:shd w:val="clear" w:color="auto" w:fill="F8F8F8"/>
        </w:rPr>
        <w:t>res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await bar()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794CB3E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console.log(res)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0E9F09A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0642FA7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528F0E5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foo()</w:t>
      </w:r>
      <w:r>
        <w:rPr>
          <w:rStyle w:val="hljs-comment"/>
          <w:rFonts w:ascii="Consolas" w:hAnsi="Consolas"/>
          <w:i/>
          <w:iCs/>
          <w:color w:val="999988"/>
          <w:sz w:val="18"/>
          <w:szCs w:val="18"/>
          <w:shd w:val="clear" w:color="auto" w:fill="F8F8F8"/>
        </w:rPr>
        <w:t>;</w:t>
      </w:r>
    </w:p>
    <w:p w14:paraId="55268735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此时变量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res</w:t>
      </w:r>
      <w:r>
        <w:rPr>
          <w:rFonts w:ascii="Segoe UI" w:hAnsi="Segoe UI" w:cs="Segoe UI"/>
          <w:color w:val="252933"/>
        </w:rPr>
        <w:t>的值是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123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也就是说我们的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>会等待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执行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成功</w:t>
      </w:r>
      <w:r>
        <w:rPr>
          <w:rFonts w:ascii="Segoe UI" w:hAnsi="Segoe UI" w:cs="Segoe UI"/>
          <w:color w:val="252933"/>
        </w:rPr>
        <w:t>也就是执行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resolve</w:t>
      </w:r>
      <w:r>
        <w:rPr>
          <w:rFonts w:ascii="Segoe UI" w:hAnsi="Segoe UI" w:cs="Segoe UI"/>
          <w:color w:val="252933"/>
        </w:rPr>
        <w:t>方法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从而接收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resolve</w:t>
      </w:r>
      <w:r>
        <w:rPr>
          <w:rFonts w:ascii="Segoe UI" w:hAnsi="Segoe UI" w:cs="Segoe UI"/>
          <w:color w:val="252933"/>
        </w:rPr>
        <w:t>方法的返回值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如果不使用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await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那么我们就只是接收到一个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对象而已</w:t>
      </w:r>
    </w:p>
    <w:p w14:paraId="421DE767" w14:textId="77777777" w:rsidR="00186F9E" w:rsidRDefault="00186F9E" w:rsidP="00F46A3E">
      <w:pPr>
        <w:pStyle w:val="2"/>
      </w:pPr>
      <w:r>
        <w:t>实现交通信号灯</w:t>
      </w:r>
    </w:p>
    <w:p w14:paraId="10432A85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回到最初的问题</w:t>
      </w:r>
      <w:r>
        <w:rPr>
          <w:rFonts w:ascii="Segoe UI" w:hAnsi="Segoe UI" w:cs="Segoe UI"/>
          <w:color w:val="252933"/>
        </w:rPr>
        <w:t>, 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async/await</w:t>
      </w:r>
      <w:r>
        <w:rPr>
          <w:rFonts w:ascii="Segoe UI" w:hAnsi="Segoe UI" w:cs="Segoe UI"/>
          <w:color w:val="252933"/>
        </w:rPr>
        <w:t>究竟优雅在什么地方呢</w:t>
      </w:r>
      <w:r>
        <w:rPr>
          <w:rFonts w:ascii="Segoe UI" w:hAnsi="Segoe UI" w:cs="Segoe UI"/>
          <w:color w:val="252933"/>
        </w:rPr>
        <w:t xml:space="preserve">? </w:t>
      </w:r>
      <w:r>
        <w:rPr>
          <w:rFonts w:ascii="Segoe UI" w:hAnsi="Segoe UI" w:cs="Segoe UI"/>
          <w:color w:val="252933"/>
        </w:rPr>
        <w:t>那我们就要先看看单独使用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不优雅在哪些地方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上面的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promise</w:t>
      </w:r>
      <w:r>
        <w:rPr>
          <w:rFonts w:ascii="Segoe UI" w:hAnsi="Segoe UI" w:cs="Segoe UI"/>
          <w:color w:val="252933"/>
        </w:rPr>
        <w:t>的代码其实还是使用了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回调函数</w:t>
      </w:r>
      <w:r>
        <w:rPr>
          <w:rFonts w:ascii="Segoe UI" w:hAnsi="Segoe UI" w:cs="Segoe UI"/>
          <w:color w:val="252933"/>
        </w:rPr>
        <w:t>的写法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也就是说如果有多个异步操作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那么就会矫枉过正了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会再回到我们的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回调地狱</w:t>
      </w:r>
      <w:r>
        <w:rPr>
          <w:rFonts w:ascii="Segoe UI" w:hAnsi="Segoe UI" w:cs="Segoe UI"/>
          <w:color w:val="252933"/>
        </w:rPr>
        <w:t>中去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得不偿失</w:t>
      </w:r>
    </w:p>
    <w:p w14:paraId="7BC2EA75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比如我们要实现一个交通信号灯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绿灯</w:t>
      </w:r>
      <w:r>
        <w:rPr>
          <w:rFonts w:ascii="Segoe UI" w:hAnsi="Segoe UI" w:cs="Segoe UI"/>
          <w:color w:val="252933"/>
        </w:rPr>
        <w:t>3</w:t>
      </w:r>
      <w:r>
        <w:rPr>
          <w:rFonts w:ascii="Segoe UI" w:hAnsi="Segoe UI" w:cs="Segoe UI"/>
          <w:color w:val="252933"/>
        </w:rPr>
        <w:t>秒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黄灯</w:t>
      </w:r>
      <w:r>
        <w:rPr>
          <w:rFonts w:ascii="Segoe UI" w:hAnsi="Segoe UI" w:cs="Segoe UI"/>
          <w:color w:val="252933"/>
        </w:rPr>
        <w:t>1</w:t>
      </w:r>
      <w:r>
        <w:rPr>
          <w:rFonts w:ascii="Segoe UI" w:hAnsi="Segoe UI" w:cs="Segoe UI"/>
          <w:color w:val="252933"/>
        </w:rPr>
        <w:t>秒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红灯</w:t>
      </w:r>
      <w:r>
        <w:rPr>
          <w:rFonts w:ascii="Segoe UI" w:hAnsi="Segoe UI" w:cs="Segoe UI"/>
          <w:color w:val="252933"/>
        </w:rPr>
        <w:t>2</w:t>
      </w:r>
      <w:r>
        <w:rPr>
          <w:rFonts w:ascii="Segoe UI" w:hAnsi="Segoe UI" w:cs="Segoe UI"/>
          <w:color w:val="252933"/>
        </w:rPr>
        <w:t>秒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这样循环往复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依次对比两种方法</w:t>
      </w:r>
    </w:p>
    <w:p w14:paraId="7FA988E8" w14:textId="77777777" w:rsidR="00186F9E" w:rsidRDefault="00186F9E" w:rsidP="00186F9E">
      <w:pPr>
        <w:pStyle w:val="2"/>
        <w:pBdr>
          <w:bottom w:val="single" w:sz="6" w:space="9" w:color="ECECEC"/>
        </w:pBdr>
        <w:spacing w:before="525" w:after="150" w:line="510" w:lineRule="atLeast"/>
        <w:rPr>
          <w:rFonts w:ascii="Segoe UI" w:hAnsi="Segoe UI" w:cs="Segoe UI"/>
          <w:color w:val="252933"/>
          <w:sz w:val="33"/>
          <w:szCs w:val="33"/>
        </w:rPr>
      </w:pPr>
      <w:r>
        <w:rPr>
          <w:rFonts w:ascii="Segoe UI" w:hAnsi="Segoe UI" w:cs="Segoe UI"/>
          <w:color w:val="252933"/>
          <w:sz w:val="33"/>
          <w:szCs w:val="33"/>
        </w:rPr>
        <w:t>promise+then</w:t>
      </w:r>
    </w:p>
    <w:p w14:paraId="25F6169B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scss</w:t>
      </w:r>
    </w:p>
    <w:p w14:paraId="6CCE088E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372B1E0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const handleChangeColor = (color, time) =&gt; (</w:t>
      </w:r>
    </w:p>
    <w:p w14:paraId="0C2BE8D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new Promise(resolve =&gt; {</w:t>
      </w:r>
    </w:p>
    <w:p w14:paraId="0B90EC2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console.log(color);</w:t>
      </w:r>
    </w:p>
    <w:p w14:paraId="51BF8E4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setTimeout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3CC1D69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() =&gt; {</w:t>
      </w:r>
    </w:p>
    <w:p w14:paraId="735148E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resolve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1067742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},</w:t>
      </w:r>
    </w:p>
    <w:p w14:paraId="6BE0D8A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selector-tag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time</w:t>
      </w:r>
    </w:p>
    <w:p w14:paraId="2BE49DF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);</w:t>
      </w:r>
    </w:p>
    <w:p w14:paraId="7C8CED2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})</w:t>
      </w:r>
    </w:p>
    <w:p w14:paraId="4573355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6FD1C60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5DA71E0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const handleTrafficLight = () =&gt; {</w:t>
      </w:r>
    </w:p>
    <w:p w14:paraId="6F38264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绿色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',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3000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</w:t>
      </w:r>
      <w:r>
        <w:rPr>
          <w:rStyle w:val="hljs-selector-class"/>
          <w:rFonts w:ascii="Consolas" w:hAnsi="Consolas"/>
          <w:color w:val="333333"/>
          <w:sz w:val="18"/>
          <w:szCs w:val="18"/>
          <w:shd w:val="clear" w:color="auto" w:fill="F8F8F8"/>
        </w:rPr>
        <w:t>.then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5822021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() =&gt; {</w:t>
      </w:r>
    </w:p>
    <w:p w14:paraId="2BB6BCC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黄色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',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1000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</w:t>
      </w:r>
      <w:r>
        <w:rPr>
          <w:rStyle w:val="hljs-selector-class"/>
          <w:rFonts w:ascii="Consolas" w:hAnsi="Consolas"/>
          <w:color w:val="333333"/>
          <w:sz w:val="18"/>
          <w:szCs w:val="18"/>
          <w:shd w:val="clear" w:color="auto" w:fill="F8F8F8"/>
        </w:rPr>
        <w:t>.then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1C747C9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() =&gt; {</w:t>
      </w:r>
    </w:p>
    <w:p w14:paraId="3BDBF74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红色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',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2000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</w:t>
      </w:r>
      <w:r>
        <w:rPr>
          <w:rStyle w:val="hljs-selector-class"/>
          <w:rFonts w:ascii="Consolas" w:hAnsi="Consolas"/>
          <w:color w:val="333333"/>
          <w:sz w:val="18"/>
          <w:szCs w:val="18"/>
          <w:shd w:val="clear" w:color="auto" w:fill="F8F8F8"/>
        </w:rPr>
        <w:t>.then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00AA63DF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() =&gt; {</w:t>
      </w:r>
    </w:p>
    <w:p w14:paraId="23C605E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handleTrafficLight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7EDD48F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  }</w:t>
      </w:r>
    </w:p>
    <w:p w14:paraId="0A45B744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  )</w:t>
      </w:r>
    </w:p>
    <w:p w14:paraId="2F946121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}</w:t>
      </w:r>
    </w:p>
    <w:p w14:paraId="6A5EF605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)</w:t>
      </w:r>
    </w:p>
    <w:p w14:paraId="5810FF2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}</w:t>
      </w:r>
    </w:p>
    <w:p w14:paraId="1F192CC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);</w:t>
      </w:r>
    </w:p>
    <w:p w14:paraId="23D764D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1944A62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79A737C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handleTrafficLight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1F12BE2F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看着我们的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main</w:t>
      </w:r>
      <w:r>
        <w:rPr>
          <w:rFonts w:ascii="Segoe UI" w:hAnsi="Segoe UI" w:cs="Segoe UI"/>
          <w:color w:val="252933"/>
        </w:rPr>
        <w:t>函数中的回调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我整个人都开始不好了</w:t>
      </w:r>
      <w:r>
        <w:rPr>
          <w:rFonts w:ascii="Segoe UI" w:hAnsi="Segoe UI" w:cs="Segoe UI"/>
          <w:color w:val="252933"/>
        </w:rPr>
        <w:t>...</w:t>
      </w:r>
    </w:p>
    <w:p w14:paraId="2D16C740" w14:textId="77777777" w:rsidR="00186F9E" w:rsidRDefault="00186F9E" w:rsidP="00186F9E">
      <w:pPr>
        <w:pStyle w:val="2"/>
        <w:pBdr>
          <w:bottom w:val="single" w:sz="6" w:space="9" w:color="ECECEC"/>
        </w:pBdr>
        <w:spacing w:before="525" w:after="150" w:line="510" w:lineRule="atLeast"/>
        <w:rPr>
          <w:rFonts w:ascii="Segoe UI" w:hAnsi="Segoe UI" w:cs="Segoe UI"/>
          <w:color w:val="252933"/>
          <w:sz w:val="33"/>
          <w:szCs w:val="33"/>
        </w:rPr>
      </w:pPr>
      <w:r>
        <w:rPr>
          <w:rFonts w:ascii="Segoe UI" w:hAnsi="Segoe UI" w:cs="Segoe UI"/>
          <w:color w:val="252933"/>
          <w:sz w:val="33"/>
          <w:szCs w:val="33"/>
        </w:rPr>
        <w:t>async/await+promise</w:t>
      </w:r>
    </w:p>
    <w:p w14:paraId="5DE6A23D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接下来我们把上面的写法改造一下</w:t>
      </w:r>
      <w:r>
        <w:rPr>
          <w:rFonts w:ascii="Segoe UI" w:hAnsi="Segoe UI" w:cs="Segoe UI"/>
          <w:color w:val="252933"/>
        </w:rPr>
        <w:t>:</w:t>
      </w:r>
    </w:p>
    <w:p w14:paraId="73EADCA4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</w:rPr>
      </w:pPr>
      <w:r>
        <w:rPr>
          <w:rStyle w:val="code-block-extension-lang"/>
          <w:rFonts w:ascii="Consolas" w:hAnsi="Consolas"/>
          <w:color w:val="333333"/>
          <w:sz w:val="18"/>
          <w:szCs w:val="18"/>
        </w:rPr>
        <w:t>javascript</w:t>
      </w:r>
    </w:p>
    <w:p w14:paraId="141F81A8" w14:textId="77777777" w:rsidR="00186F9E" w:rsidRDefault="00186F9E" w:rsidP="00186F9E">
      <w:pPr>
        <w:pStyle w:val="HTML0"/>
        <w:shd w:val="clear" w:color="auto" w:fill="F8F8F8"/>
        <w:rPr>
          <w:rFonts w:ascii="Consolas" w:hAnsi="Consolas"/>
          <w:color w:val="333333"/>
          <w:sz w:val="18"/>
          <w:szCs w:val="18"/>
        </w:rPr>
      </w:pPr>
      <w:r>
        <w:rPr>
          <w:rFonts w:ascii="Consolas" w:hAnsi="Consolas"/>
          <w:color w:val="333333"/>
          <w:sz w:val="18"/>
          <w:szCs w:val="18"/>
        </w:rPr>
        <w:t>复制代码</w:t>
      </w:r>
    </w:p>
    <w:p w14:paraId="17BDCA1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const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(</w:t>
      </w:r>
      <w:r>
        <w:rPr>
          <w:rStyle w:val="hljs-params"/>
          <w:rFonts w:ascii="Consolas" w:hAnsi="Consolas"/>
          <w:color w:val="333333"/>
          <w:sz w:val="18"/>
          <w:szCs w:val="18"/>
          <w:shd w:val="clear" w:color="auto" w:fill="F8F8F8"/>
        </w:rPr>
        <w:t>color, time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 =&gt; (</w:t>
      </w:r>
    </w:p>
    <w:p w14:paraId="66FEE02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new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Promise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params"/>
          <w:rFonts w:ascii="Consolas" w:hAnsi="Consolas"/>
          <w:color w:val="333333"/>
          <w:sz w:val="18"/>
          <w:szCs w:val="18"/>
          <w:shd w:val="clear" w:color="auto" w:fill="F8F8F8"/>
        </w:rPr>
        <w:t>resolve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 xml:space="preserve"> =&gt;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5AEACF9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variable"/>
          <w:rFonts w:ascii="Consolas" w:hAnsi="Consolas"/>
          <w:color w:val="008080"/>
          <w:sz w:val="18"/>
          <w:szCs w:val="18"/>
          <w:shd w:val="clear" w:color="auto" w:fill="F8F8F8"/>
        </w:rPr>
        <w:t>console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.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log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(color);</w:t>
      </w:r>
    </w:p>
    <w:p w14:paraId="7D2A2133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</w:t>
      </w:r>
      <w:r>
        <w:rPr>
          <w:rStyle w:val="hljs-builtin"/>
          <w:rFonts w:ascii="Consolas" w:hAnsi="Consolas"/>
          <w:color w:val="0086B3"/>
          <w:sz w:val="18"/>
          <w:szCs w:val="18"/>
          <w:shd w:val="clear" w:color="auto" w:fill="F8F8F8"/>
        </w:rPr>
        <w:t>setTimeout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</w:p>
    <w:p w14:paraId="5448A9D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</w:t>
      </w:r>
      <w:r>
        <w:rPr>
          <w:rStyle w:val="hljs-function"/>
          <w:rFonts w:ascii="Consolas" w:hAnsi="Consolas"/>
          <w:color w:val="333333"/>
          <w:sz w:val="18"/>
          <w:szCs w:val="18"/>
          <w:shd w:val="clear" w:color="auto" w:fill="F8F8F8"/>
        </w:rPr>
        <w:t>() =&gt;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{</w:t>
      </w:r>
    </w:p>
    <w:p w14:paraId="02A7C6B8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 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resolve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797F23C2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},</w:t>
      </w:r>
    </w:p>
    <w:p w14:paraId="1D8BBC0C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  time</w:t>
      </w:r>
    </w:p>
    <w:p w14:paraId="14B9D86D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  );</w:t>
      </w:r>
    </w:p>
    <w:p w14:paraId="38B08CB0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})</w:t>
      </w:r>
    </w:p>
    <w:p w14:paraId="6812138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188408D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1C54286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const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handleTrafficLight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=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async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() =&gt; {</w:t>
      </w:r>
    </w:p>
    <w:p w14:paraId="639EBA6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await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绿色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3000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5B61EA17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await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黄色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1000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565E6B0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keyword"/>
          <w:rFonts w:ascii="Consolas" w:hAnsi="Consolas"/>
          <w:b/>
          <w:bCs/>
          <w:color w:val="333333"/>
          <w:sz w:val="18"/>
          <w:szCs w:val="18"/>
          <w:shd w:val="clear" w:color="auto" w:fill="F8F8F8"/>
        </w:rPr>
        <w:t>await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handleChangeColor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红色</w:t>
      </w:r>
      <w:r>
        <w:rPr>
          <w:rStyle w:val="hljs-string"/>
          <w:rFonts w:ascii="Consolas" w:hAnsi="Consolas"/>
          <w:color w:val="DD1144"/>
          <w:sz w:val="18"/>
          <w:szCs w:val="18"/>
          <w:shd w:val="clear" w:color="auto" w:fill="F8F8F8"/>
        </w:rPr>
        <w:t>'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, </w:t>
      </w:r>
      <w:r>
        <w:rPr>
          <w:rStyle w:val="hljs-number"/>
          <w:rFonts w:ascii="Consolas" w:hAnsi="Consolas"/>
          <w:color w:val="008080"/>
          <w:sz w:val="18"/>
          <w:szCs w:val="18"/>
          <w:shd w:val="clear" w:color="auto" w:fill="F8F8F8"/>
        </w:rPr>
        <w:t>2000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);</w:t>
      </w:r>
    </w:p>
    <w:p w14:paraId="7F3D540B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 xml:space="preserve">  </w:t>
      </w: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handleTrafficLight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6ECE1C09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}</w:t>
      </w:r>
    </w:p>
    <w:p w14:paraId="741670CA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</w:p>
    <w:p w14:paraId="1BF1E866" w14:textId="77777777" w:rsidR="00186F9E" w:rsidRDefault="00186F9E" w:rsidP="00186F9E">
      <w:pPr>
        <w:pStyle w:val="HTML0"/>
        <w:shd w:val="clear" w:color="auto" w:fill="F8F8F8"/>
        <w:rPr>
          <w:rStyle w:val="HTML"/>
          <w:rFonts w:ascii="Consolas" w:hAnsi="Consolas"/>
          <w:color w:val="333333"/>
          <w:sz w:val="18"/>
          <w:szCs w:val="18"/>
          <w:shd w:val="clear" w:color="auto" w:fill="F8F8F8"/>
        </w:rPr>
      </w:pPr>
      <w:r>
        <w:rPr>
          <w:rStyle w:val="hljs-title"/>
          <w:rFonts w:ascii="Consolas" w:hAnsi="Consolas"/>
          <w:b/>
          <w:bCs/>
          <w:color w:val="990000"/>
          <w:sz w:val="18"/>
          <w:szCs w:val="18"/>
          <w:shd w:val="clear" w:color="auto" w:fill="F8F8F8"/>
        </w:rPr>
        <w:t>handleTrafficLight</w:t>
      </w:r>
      <w:r>
        <w:rPr>
          <w:rStyle w:val="code-block-extension-codeline"/>
          <w:rFonts w:ascii="Consolas" w:hAnsi="Consolas"/>
          <w:color w:val="333333"/>
          <w:sz w:val="18"/>
          <w:szCs w:val="18"/>
          <w:shd w:val="clear" w:color="auto" w:fill="F8F8F8"/>
        </w:rPr>
        <w:t>();</w:t>
      </w:r>
    </w:p>
    <w:p w14:paraId="2A6D6400" w14:textId="77777777" w:rsidR="00186F9E" w:rsidRDefault="00186F9E" w:rsidP="00186F9E">
      <w:pPr>
        <w:pStyle w:val="a5"/>
        <w:spacing w:before="330" w:beforeAutospacing="0" w:after="330" w:afterAutospacing="0"/>
        <w:rPr>
          <w:rFonts w:ascii="Segoe UI" w:hAnsi="Segoe UI" w:cs="Segoe UI"/>
          <w:color w:val="252933"/>
        </w:rPr>
      </w:pPr>
      <w:r>
        <w:rPr>
          <w:rFonts w:ascii="Segoe UI" w:hAnsi="Segoe UI" w:cs="Segoe UI"/>
          <w:color w:val="252933"/>
        </w:rPr>
        <w:t>效果一样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但此时我们再看</w:t>
      </w:r>
      <w:r>
        <w:rPr>
          <w:rStyle w:val="HTML"/>
          <w:rFonts w:ascii="Consolas" w:hAnsi="Consolas"/>
          <w:color w:val="FF502C"/>
          <w:sz w:val="21"/>
          <w:szCs w:val="21"/>
          <w:shd w:val="clear" w:color="auto" w:fill="FFF5F5"/>
        </w:rPr>
        <w:t>main</w:t>
      </w:r>
      <w:r>
        <w:rPr>
          <w:rFonts w:ascii="Segoe UI" w:hAnsi="Segoe UI" w:cs="Segoe UI"/>
          <w:color w:val="252933"/>
        </w:rPr>
        <w:t>函数中的写法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一行接着一行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用同步的写法实现了异步的逻辑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看起来代码</w:t>
      </w:r>
      <w:r>
        <w:rPr>
          <w:rFonts w:ascii="Segoe UI" w:hAnsi="Segoe UI" w:cs="Segoe UI"/>
          <w:color w:val="252933"/>
        </w:rPr>
        <w:t>'</w:t>
      </w:r>
      <w:r>
        <w:rPr>
          <w:rFonts w:ascii="Segoe UI" w:hAnsi="Segoe UI" w:cs="Segoe UI"/>
          <w:color w:val="252933"/>
        </w:rPr>
        <w:t>清爽</w:t>
      </w:r>
      <w:r>
        <w:rPr>
          <w:rFonts w:ascii="Segoe UI" w:hAnsi="Segoe UI" w:cs="Segoe UI"/>
          <w:color w:val="252933"/>
        </w:rPr>
        <w:t>'</w:t>
      </w:r>
      <w:r>
        <w:rPr>
          <w:rFonts w:ascii="Segoe UI" w:hAnsi="Segoe UI" w:cs="Segoe UI"/>
          <w:color w:val="252933"/>
        </w:rPr>
        <w:t>了不少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最重要的是逻辑更加清晰</w:t>
      </w:r>
      <w:r>
        <w:rPr>
          <w:rFonts w:ascii="Segoe UI" w:hAnsi="Segoe UI" w:cs="Segoe UI"/>
          <w:color w:val="252933"/>
        </w:rPr>
        <w:t>, '</w:t>
      </w:r>
      <w:r>
        <w:rPr>
          <w:rFonts w:ascii="Segoe UI" w:hAnsi="Segoe UI" w:cs="Segoe UI"/>
          <w:color w:val="252933"/>
        </w:rPr>
        <w:t>等待</w:t>
      </w:r>
      <w:r>
        <w:rPr>
          <w:rFonts w:ascii="Segoe UI" w:hAnsi="Segoe UI" w:cs="Segoe UI"/>
          <w:color w:val="252933"/>
        </w:rPr>
        <w:t>'</w:t>
      </w:r>
      <w:r>
        <w:rPr>
          <w:rFonts w:ascii="Segoe UI" w:hAnsi="Segoe UI" w:cs="Segoe UI"/>
          <w:color w:val="252933"/>
        </w:rPr>
        <w:t>一行执行结束再执行下一行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再</w:t>
      </w:r>
      <w:r>
        <w:rPr>
          <w:rFonts w:ascii="Segoe UI" w:hAnsi="Segoe UI" w:cs="Segoe UI"/>
          <w:color w:val="252933"/>
        </w:rPr>
        <w:t>'</w:t>
      </w:r>
      <w:r>
        <w:rPr>
          <w:rFonts w:ascii="Segoe UI" w:hAnsi="Segoe UI" w:cs="Segoe UI"/>
          <w:color w:val="252933"/>
        </w:rPr>
        <w:t>等待</w:t>
      </w:r>
      <w:r>
        <w:rPr>
          <w:rFonts w:ascii="Segoe UI" w:hAnsi="Segoe UI" w:cs="Segoe UI"/>
          <w:color w:val="252933"/>
        </w:rPr>
        <w:t xml:space="preserve">', </w:t>
      </w:r>
      <w:r>
        <w:rPr>
          <w:rFonts w:ascii="Segoe UI" w:hAnsi="Segoe UI" w:cs="Segoe UI"/>
          <w:color w:val="252933"/>
        </w:rPr>
        <w:t>再执行</w:t>
      </w:r>
      <w:r>
        <w:rPr>
          <w:rFonts w:ascii="Segoe UI" w:hAnsi="Segoe UI" w:cs="Segoe UI"/>
          <w:color w:val="252933"/>
        </w:rPr>
        <w:t>...</w:t>
      </w:r>
      <w:r>
        <w:rPr>
          <w:rFonts w:ascii="Segoe UI" w:hAnsi="Segoe UI" w:cs="Segoe UI"/>
          <w:color w:val="252933"/>
        </w:rPr>
        <w:t>代码量更少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更易于维护</w:t>
      </w:r>
      <w:r>
        <w:rPr>
          <w:rFonts w:ascii="Segoe UI" w:hAnsi="Segoe UI" w:cs="Segoe UI"/>
          <w:color w:val="252933"/>
        </w:rPr>
        <w:t xml:space="preserve">, </w:t>
      </w:r>
      <w:r>
        <w:rPr>
          <w:rFonts w:ascii="Segoe UI" w:hAnsi="Segoe UI" w:cs="Segoe UI"/>
          <w:color w:val="252933"/>
        </w:rPr>
        <w:t>这便是它的优雅之处了</w:t>
      </w:r>
    </w:p>
    <w:p w14:paraId="42FE61A3" w14:textId="5E2DF87D" w:rsidR="00186F9E" w:rsidRDefault="00F46A3E" w:rsidP="00F46A3E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es</w:t>
      </w:r>
      <w:r>
        <w:t>8</w:t>
      </w:r>
      <w:r>
        <w:rPr>
          <w:rFonts w:hint="eastAsia"/>
        </w:rPr>
        <w:t>的对象扩展语法</w:t>
      </w:r>
    </w:p>
    <w:p w14:paraId="24A2B5F1" w14:textId="18823020" w:rsidR="00CD7FE9" w:rsidRDefault="00CD7FE9" w:rsidP="00CD7FE9">
      <w:pPr>
        <w:pStyle w:val="2"/>
      </w:pPr>
      <w:r>
        <w:rPr>
          <w:rFonts w:hint="eastAsia"/>
        </w:rPr>
        <w:t>课堂笔记</w:t>
      </w:r>
    </w:p>
    <w:p w14:paraId="557D0115" w14:textId="7A318256" w:rsidR="00CD7FE9" w:rsidRPr="00CD7FE9" w:rsidRDefault="00CD7FE9" w:rsidP="005A5E90">
      <w:pPr>
        <w:pStyle w:val="3"/>
        <w:rPr>
          <w:rFonts w:hint="eastAsia"/>
        </w:rPr>
      </w:pPr>
      <w:r>
        <w:rPr>
          <w:rFonts w:hint="eastAsia"/>
        </w:rPr>
        <w:t>对象的属性的get和set拦截的</w:t>
      </w:r>
      <w:r w:rsidR="005A5E90">
        <w:rPr>
          <w:rFonts w:hint="eastAsia"/>
        </w:rPr>
        <w:t>应用场景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FE9" w14:paraId="6306FE34" w14:textId="77777777" w:rsidTr="005A5E90">
        <w:tc>
          <w:tcPr>
            <w:tcW w:w="8296" w:type="dxa"/>
          </w:tcPr>
          <w:p w14:paraId="7CB9127B" w14:textId="7A1A084F" w:rsidR="00CD7FE9" w:rsidRDefault="005A5E90" w:rsidP="00CD7FE9">
            <w:pPr>
              <w:rPr>
                <w:rFonts w:hint="eastAsia"/>
              </w:rPr>
            </w:pPr>
            <w:r w:rsidRPr="005A5E90">
              <w:drawing>
                <wp:inline distT="0" distB="0" distL="0" distR="0" wp14:anchorId="53BDA55A" wp14:editId="2D7D41D7">
                  <wp:extent cx="7705725" cy="39528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72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9E2A4" w14:textId="7832D10A" w:rsidR="00CD7FE9" w:rsidRDefault="005A5E90" w:rsidP="005A5E90">
      <w:pPr>
        <w:pStyle w:val="3"/>
      </w:pPr>
      <w:r>
        <w:rPr>
          <w:rFonts w:hint="eastAsia"/>
        </w:rPr>
        <w:t>对象复杂属性的属性获取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5E90" w14:paraId="49CBD87F" w14:textId="77777777" w:rsidTr="005A5E90">
        <w:tc>
          <w:tcPr>
            <w:tcW w:w="8296" w:type="dxa"/>
          </w:tcPr>
          <w:p w14:paraId="2A7446C6" w14:textId="63638CE8" w:rsidR="005A5E90" w:rsidRDefault="005A5E90" w:rsidP="005A5E90">
            <w:pPr>
              <w:rPr>
                <w:rFonts w:hint="eastAsia"/>
              </w:rPr>
            </w:pPr>
            <w:r w:rsidRPr="005A5E90">
              <w:drawing>
                <wp:inline distT="0" distB="0" distL="0" distR="0" wp14:anchorId="7D2196D0" wp14:editId="0CA3B768">
                  <wp:extent cx="6238875" cy="49720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A68DD" w14:textId="6144B730" w:rsidR="005A5E90" w:rsidRDefault="00137F64" w:rsidP="00137F64">
      <w:pPr>
        <w:pStyle w:val="4"/>
      </w:pPr>
      <w:r>
        <w:rPr>
          <w:rFonts w:hint="eastAsia"/>
        </w:rPr>
        <w:t>注意，下面的复制属性不完全复制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7F64" w14:paraId="61AB1358" w14:textId="77777777" w:rsidTr="00137F64">
        <w:tc>
          <w:tcPr>
            <w:tcW w:w="8296" w:type="dxa"/>
          </w:tcPr>
          <w:p w14:paraId="49A1DD14" w14:textId="0385D463" w:rsidR="00137F64" w:rsidRDefault="00137F64" w:rsidP="00137F64">
            <w:pPr>
              <w:rPr>
                <w:rFonts w:hint="eastAsia"/>
              </w:rPr>
            </w:pPr>
            <w:r w:rsidRPr="00137F64">
              <w:drawing>
                <wp:inline distT="0" distB="0" distL="0" distR="0" wp14:anchorId="40318D84" wp14:editId="480ED998">
                  <wp:extent cx="6343650" cy="9429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4A91F" w14:textId="074BFB46" w:rsidR="00137F64" w:rsidRDefault="00137F64" w:rsidP="00137F64">
      <w:pPr>
        <w:pStyle w:val="4"/>
      </w:pPr>
      <w:r>
        <w:rPr>
          <w:rFonts w:hint="eastAsia"/>
        </w:rPr>
        <w:t>这种方法只能复制属性，不能复制方法</w:t>
      </w:r>
    </w:p>
    <w:p w14:paraId="08F36322" w14:textId="69F2139C" w:rsidR="00137F64" w:rsidRDefault="00137F64" w:rsidP="00137F64">
      <w:pPr>
        <w:pStyle w:val="3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>
        <w:rPr>
          <w:rFonts w:hint="eastAsia"/>
        </w:rPr>
        <w:t>解决办法就是使用Object</w:t>
      </w:r>
      <w:r>
        <w:t>.</w:t>
      </w:r>
      <w:r w:rsidRPr="00137F64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 xml:space="preserve"> </w:t>
      </w: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getOwnPropertyDescriptors()</w:t>
      </w:r>
    </w:p>
    <w:tbl>
      <w:tblPr>
        <w:tblStyle w:val="a3"/>
        <w:tblW w:w="14451" w:type="dxa"/>
        <w:tblLook w:val="04A0" w:firstRow="1" w:lastRow="0" w:firstColumn="1" w:lastColumn="0" w:noHBand="0" w:noVBand="1"/>
      </w:tblPr>
      <w:tblGrid>
        <w:gridCol w:w="14451"/>
      </w:tblGrid>
      <w:tr w:rsidR="00137F64" w14:paraId="0AAFD657" w14:textId="77777777" w:rsidTr="00EC3D62">
        <w:tc>
          <w:tcPr>
            <w:tcW w:w="14451" w:type="dxa"/>
          </w:tcPr>
          <w:p w14:paraId="0836E9F9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3DBA9F6B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137F6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"liu king"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3B829AEC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age:</w:t>
            </w:r>
            <w:r w:rsidRPr="00137F64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1C7E1B6A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role:</w:t>
            </w:r>
            <w:r w:rsidRPr="00137F6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"street fighter"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2CEE7685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email:</w:t>
            </w:r>
            <w:r w:rsidRPr="00137F64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"liuking123@gmail.com"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14:paraId="53458AF5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67BFA00A" w14:textId="562CA679" w:rsidR="00137F64" w:rsidRPr="00137F64" w:rsidRDefault="00137F64" w:rsidP="00EC3D62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</w:p>
          <w:p w14:paraId="3D6B91F9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7F6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={}</w:t>
            </w:r>
          </w:p>
          <w:p w14:paraId="62CBDE56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7F6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Object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7F6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defineProperties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  <w:r w:rsidRPr="00137F64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Object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7F6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getOwnPropertyDescriptors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421D8420" w14:textId="77777777" w:rsidR="00137F64" w:rsidRPr="00137F64" w:rsidRDefault="00137F64" w:rsidP="00137F64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137F64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137F64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obj1</w:t>
            </w:r>
            <w:r w:rsidRPr="00137F64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0B59AF89" w14:textId="77777777" w:rsidR="00137F64" w:rsidRDefault="00137F64" w:rsidP="00137F64">
            <w:pPr>
              <w:rPr>
                <w:rFonts w:hint="eastAsia"/>
              </w:rPr>
            </w:pPr>
          </w:p>
        </w:tc>
      </w:tr>
      <w:tr w:rsidR="00137F64" w14:paraId="26D7AB88" w14:textId="77777777" w:rsidTr="00EC3D62">
        <w:tc>
          <w:tcPr>
            <w:tcW w:w="14451" w:type="dxa"/>
          </w:tcPr>
          <w:p w14:paraId="16BE8A98" w14:textId="13E908A0" w:rsidR="00137F64" w:rsidRDefault="00EC3D62" w:rsidP="00137F64">
            <w:pPr>
              <w:rPr>
                <w:rFonts w:hint="eastAsia"/>
              </w:rPr>
            </w:pPr>
            <w:r w:rsidRPr="00EC3D62">
              <w:drawing>
                <wp:inline distT="0" distB="0" distL="0" distR="0" wp14:anchorId="6DFCAB67" wp14:editId="114880FD">
                  <wp:extent cx="4706007" cy="186716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73B5D" w14:textId="019CE8A3" w:rsidR="00137F64" w:rsidRPr="00137F64" w:rsidRDefault="00EC3D62" w:rsidP="00EC3D62">
      <w:pPr>
        <w:pStyle w:val="4"/>
        <w:rPr>
          <w:rFonts w:hint="eastAsia"/>
        </w:rPr>
      </w:pPr>
      <w:r>
        <w:rPr>
          <w:rFonts w:hint="eastAsia"/>
        </w:rPr>
        <w:t>克隆对象推荐使用这种方法</w:t>
      </w:r>
    </w:p>
    <w:p w14:paraId="612E8CF7" w14:textId="5BD88307" w:rsidR="00D82186" w:rsidRDefault="00D82186" w:rsidP="00D82186">
      <w:pPr>
        <w:pStyle w:val="2"/>
      </w:pPr>
      <w:r>
        <w:rPr>
          <w:rFonts w:hint="eastAsia"/>
        </w:rPr>
        <w:t>ES8对对象的扩展</w:t>
      </w:r>
      <w:r>
        <w:rPr>
          <w:rFonts w:hint="eastAsia"/>
        </w:rPr>
        <w:t>参考文档1</w:t>
      </w:r>
    </w:p>
    <w:p w14:paraId="70FF6C78" w14:textId="77777777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一、Object.values()：获取对象内值的数组</w:t>
      </w:r>
    </w:p>
    <w:p w14:paraId="11F121FF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6AB1E46A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459499DD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web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"www.baidu.com"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70DF879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4A611FD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0B105F1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console.log(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.values(obj))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["lilei","www.baidu.com","math"]</w:t>
      </w:r>
    </w:p>
    <w:p w14:paraId="0E1CCE39" w14:textId="75E0F81D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二、Object.entries()：返回</w:t>
      </w:r>
      <w:r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二维</w:t>
      </w: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数组，每个数组包含key和value</w:t>
      </w:r>
    </w:p>
    <w:p w14:paraId="0220248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2625C48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11F244F2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web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"www.baidu.com"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164BBBBA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726D90C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70591E8D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console.log(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.entries(obj)) 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[["name","lilei"],["web","www.baidu.com"],["course","math"]]</w:t>
      </w:r>
    </w:p>
    <w:p w14:paraId="25F600D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</w:p>
    <w:p w14:paraId="698ABDB9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</w:p>
    <w:p w14:paraId="0A9D53F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</w:p>
    <w:p w14:paraId="50AA60C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</w:p>
    <w:p w14:paraId="334F816B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console.log(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.entries([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"a"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"b"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"c"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]))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[["0","a"],["1","b"],["2","c"]]</w:t>
      </w:r>
    </w:p>
    <w:p w14:paraId="0C24B885" w14:textId="77777777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三、循环遍历：与es6中的解构和字符串模板结合</w:t>
      </w:r>
    </w:p>
    <w:p w14:paraId="77C7873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3C9ABB4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170F16C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web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"www.baidu.com"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38E928BB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63CC6B5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343FE26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for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(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let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[key,val]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of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.entries(obj)){</w:t>
      </w:r>
    </w:p>
    <w:p w14:paraId="11DD101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console.log(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`${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key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}:${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val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}`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) 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name:lilei   web:www.baidu.com   course:math</w:t>
      </w:r>
    </w:p>
    <w:p w14:paraId="68BEFC33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01DE1310" w14:textId="65CEA04C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四、</w:t>
      </w:r>
      <w:r w:rsidR="003A268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Object</w:t>
      </w:r>
      <w:r w:rsidR="003A2688">
        <w:rPr>
          <w:rFonts w:ascii="微软雅黑" w:eastAsia="微软雅黑" w:hAnsi="微软雅黑" w:cs="宋体"/>
          <w:color w:val="191B1F"/>
          <w:kern w:val="0"/>
          <w:sz w:val="27"/>
          <w:szCs w:val="27"/>
        </w:rPr>
        <w:t>.keys</w:t>
      </w:r>
      <w:r w:rsidR="003A268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（</w:t>
      </w:r>
      <w:r w:rsidR="003A2688"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es8之前语法</w:t>
      </w:r>
      <w:r w:rsidR="003A2688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）</w:t>
      </w:r>
    </w:p>
    <w:p w14:paraId="3F8DFAD2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44DC11FF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49AB4DF6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web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"www.baidu.com"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4BDAA68A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1E33E39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47AFAB9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console.log(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.keys(obj))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["name","web","course"]</w:t>
      </w:r>
    </w:p>
    <w:p w14:paraId="3956AA7B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res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.keys(obj).map(key =&gt; obj[key])</w:t>
      </w:r>
    </w:p>
    <w:p w14:paraId="4CD6F65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console.log(res)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["lilei","www.baidu.com","math"]</w:t>
      </w:r>
    </w:p>
    <w:p w14:paraId="6DB64B23" w14:textId="77777777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五、Object.getOwnPropertyDescriptors()：获取对象自身属性修饰符</w:t>
      </w:r>
    </w:p>
    <w:p w14:paraId="056D7980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53DAD9A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0DDD81D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05CACD3B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503005C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desc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.getOwnPropertyDescriptors(obj)</w:t>
      </w:r>
    </w:p>
    <w:p w14:paraId="5D5AB01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console.log(desc) </w:t>
      </w:r>
    </w:p>
    <w:p w14:paraId="7B21FB1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{</w:t>
      </w:r>
    </w:p>
    <w:p w14:paraId="61AA2C3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name:{</w:t>
      </w:r>
    </w:p>
    <w:p w14:paraId="586F473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    value:"lilei",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默认值</w:t>
      </w:r>
    </w:p>
    <w:p w14:paraId="400C183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    writable:true,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属性是否可以改</w:t>
      </w:r>
    </w:p>
    <w:p w14:paraId="2B0AE7C1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    enumerable:true, 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是否可以通过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for...in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循环遍历</w:t>
      </w:r>
    </w:p>
    <w:p w14:paraId="5C6999C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    configurable:true 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是否可以通过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delete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删除掉</w:t>
      </w:r>
    </w:p>
    <w:p w14:paraId="5A3E1A46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},</w:t>
      </w:r>
    </w:p>
    <w:p w14:paraId="1B82D03D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course:{</w:t>
      </w:r>
    </w:p>
    <w:p w14:paraId="047B81B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    value:"math",</w:t>
      </w:r>
    </w:p>
    <w:p w14:paraId="112BFCE2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    writable:true,</w:t>
      </w:r>
    </w:p>
    <w:p w14:paraId="5F9134C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    enumerable:true,</w:t>
      </w:r>
    </w:p>
    <w:p w14:paraId="60A3A05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    configurable:true</w:t>
      </w:r>
    </w:p>
    <w:p w14:paraId="004B4430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    }</w:t>
      </w:r>
    </w:p>
    <w:p w14:paraId="62838E59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}</w:t>
      </w:r>
    </w:p>
    <w:p w14:paraId="6BF8CCEA" w14:textId="77777777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六、与Reflect联合使用</w:t>
      </w:r>
    </w:p>
    <w:p w14:paraId="42DA1A67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{}</w:t>
      </w:r>
    </w:p>
    <w:p w14:paraId="4433C2C0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Reflect.defineProperty(obj,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'name'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,{</w:t>
      </w:r>
    </w:p>
    <w:p w14:paraId="10C317B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value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2771AAC3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writable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:false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4EB0C82A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configurable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:false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6EFBDE7A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enumerable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:true</w:t>
      </w:r>
    </w:p>
    <w:p w14:paraId="4F92EBC0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})</w:t>
      </w:r>
    </w:p>
    <w:p w14:paraId="526B0149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Reflect.defineProperty(obj,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'age'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,{</w:t>
      </w:r>
    </w:p>
    <w:p w14:paraId="6E1D33D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value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18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715BD07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writable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:false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6A5A73E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configurable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:false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2B1E123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enumerable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:false</w:t>
      </w:r>
    </w:p>
    <w:p w14:paraId="3BAD3D31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})</w:t>
      </w:r>
    </w:p>
    <w:p w14:paraId="001154A6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console.log(obj)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{name:"lilei"}</w:t>
      </w:r>
    </w:p>
    <w:p w14:paraId="33E92199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obj.name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"zhangsan"</w:t>
      </w:r>
    </w:p>
    <w:p w14:paraId="11BAB464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console.log(obj)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{name:"lilei"}</w:t>
      </w:r>
    </w:p>
    <w:p w14:paraId="42A71E3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delete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obj.name</w:t>
      </w:r>
    </w:p>
    <w:p w14:paraId="203F2589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console.log(obj)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{name:"lilei"}</w:t>
      </w:r>
    </w:p>
    <w:p w14:paraId="318FAE6B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for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(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let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key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in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obj){</w:t>
      </w:r>
    </w:p>
    <w:p w14:paraId="70231ACE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console.log(key) 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只有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name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。没有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age</w:t>
      </w:r>
    </w:p>
    <w:p w14:paraId="0DC84C2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581EE6DC" w14:textId="77777777" w:rsidR="00D82186" w:rsidRPr="00D82186" w:rsidRDefault="00D82186" w:rsidP="00D82186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</w:pPr>
      <w:r w:rsidRPr="00D82186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七、Object.getOwnPropertyDescriptor()</w:t>
      </w:r>
    </w:p>
    <w:p w14:paraId="348B6C93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obj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{</w:t>
      </w:r>
    </w:p>
    <w:p w14:paraId="63D1176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name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"lilei"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,</w:t>
      </w:r>
    </w:p>
    <w:p w14:paraId="677B6F4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   course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: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"math"</w:t>
      </w:r>
    </w:p>
    <w:p w14:paraId="05690516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}</w:t>
      </w:r>
    </w:p>
    <w:p w14:paraId="28F4CDFF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const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desc </w:t>
      </w:r>
      <w:r w:rsidRPr="00D82186">
        <w:rPr>
          <w:rFonts w:ascii="Consolas" w:eastAsia="宋体" w:hAnsi="Consolas" w:cs="宋体"/>
          <w:b/>
          <w:bCs/>
          <w:color w:val="191B1F"/>
          <w:kern w:val="0"/>
          <w:sz w:val="24"/>
          <w:szCs w:val="24"/>
        </w:rPr>
        <w:t>=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 xml:space="preserve"> </w:t>
      </w:r>
      <w:r w:rsidRPr="00D82186">
        <w:rPr>
          <w:rFonts w:ascii="Consolas" w:eastAsia="宋体" w:hAnsi="Consolas" w:cs="宋体"/>
          <w:color w:val="1772F6"/>
          <w:kern w:val="0"/>
          <w:sz w:val="24"/>
          <w:szCs w:val="24"/>
        </w:rPr>
        <w:t>Object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.getOwnPropertyDescriptor(obj,</w:t>
      </w:r>
      <w:r w:rsidRPr="00D82186">
        <w:rPr>
          <w:rFonts w:ascii="Consolas" w:eastAsia="宋体" w:hAnsi="Consolas" w:cs="宋体"/>
          <w:color w:val="D95350"/>
          <w:kern w:val="0"/>
          <w:sz w:val="24"/>
          <w:szCs w:val="24"/>
        </w:rPr>
        <w:t>"name"</w:t>
      </w: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)</w:t>
      </w:r>
    </w:p>
    <w:p w14:paraId="528F8188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color w:val="191B1F"/>
          <w:kern w:val="0"/>
          <w:sz w:val="24"/>
          <w:szCs w:val="24"/>
        </w:rPr>
        <w:t>console.log(desc)</w:t>
      </w:r>
    </w:p>
    <w:p w14:paraId="66692CB3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{</w:t>
      </w:r>
    </w:p>
    <w:p w14:paraId="6BE4B740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value:"lilei",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默认值</w:t>
      </w:r>
    </w:p>
    <w:p w14:paraId="4057057D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writable:true,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属性是否可以改</w:t>
      </w:r>
    </w:p>
    <w:p w14:paraId="657A7455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enumerable:true, 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是否可以通过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for...in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循环遍历</w:t>
      </w:r>
    </w:p>
    <w:p w14:paraId="25CDDE9C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 xml:space="preserve">//     configurable:true  // 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是否可以通过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delete</w:t>
      </w: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删除掉</w:t>
      </w:r>
    </w:p>
    <w:p w14:paraId="65E1D891" w14:textId="77777777" w:rsidR="00D82186" w:rsidRPr="00D82186" w:rsidRDefault="00D82186" w:rsidP="00D8218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191B1F"/>
          <w:kern w:val="0"/>
          <w:sz w:val="24"/>
          <w:szCs w:val="24"/>
        </w:rPr>
      </w:pPr>
      <w:r w:rsidRPr="00D82186">
        <w:rPr>
          <w:rFonts w:ascii="Consolas" w:eastAsia="宋体" w:hAnsi="Consolas" w:cs="宋体"/>
          <w:i/>
          <w:iCs/>
          <w:color w:val="9196A1"/>
          <w:kern w:val="0"/>
          <w:sz w:val="24"/>
          <w:szCs w:val="24"/>
        </w:rPr>
        <w:t>// }</w:t>
      </w:r>
    </w:p>
    <w:p w14:paraId="1C27930A" w14:textId="77777777" w:rsidR="00D82186" w:rsidRPr="00D82186" w:rsidRDefault="00D82186" w:rsidP="00D82186">
      <w:pPr>
        <w:rPr>
          <w:rFonts w:hint="eastAsia"/>
        </w:rPr>
      </w:pPr>
    </w:p>
    <w:p w14:paraId="486B9A53" w14:textId="1B0AB8C5" w:rsidR="00D82186" w:rsidRDefault="00AC7A47" w:rsidP="00AC7A4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  <w:r w:rsidRPr="00AC7A4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八.利用Object</w:t>
      </w:r>
      <w:r w:rsidRPr="00AC7A47">
        <w:rPr>
          <w:rFonts w:ascii="微软雅黑" w:eastAsia="微软雅黑" w:hAnsi="微软雅黑" w:cs="宋体"/>
          <w:color w:val="191B1F"/>
          <w:kern w:val="0"/>
          <w:sz w:val="27"/>
          <w:szCs w:val="27"/>
        </w:rPr>
        <w:t>.entries</w:t>
      </w:r>
      <w:r w:rsidRPr="00AC7A47">
        <w:rPr>
          <w:rFonts w:ascii="微软雅黑" w:eastAsia="微软雅黑" w:hAnsi="微软雅黑" w:cs="宋体" w:hint="eastAsia"/>
          <w:color w:val="191B1F"/>
          <w:kern w:val="0"/>
          <w:sz w:val="27"/>
          <w:szCs w:val="27"/>
        </w:rPr>
        <w:t>来创建map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7A47" w14:paraId="05210401" w14:textId="77777777" w:rsidTr="00AC7A47">
        <w:tc>
          <w:tcPr>
            <w:tcW w:w="8296" w:type="dxa"/>
          </w:tcPr>
          <w:p w14:paraId="68755360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</w:t>
            </w:r>
            <w:r w:rsidRPr="00AC7A4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{</w:t>
            </w:r>
          </w:p>
          <w:p w14:paraId="780C7C96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name:</w:t>
            </w:r>
            <w:r w:rsidRPr="00AC7A4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"liu king"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12148A38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age:</w:t>
            </w:r>
            <w:r w:rsidRPr="00AC7A47">
              <w:rPr>
                <w:rFonts w:ascii="Consolas" w:eastAsia="宋体" w:hAnsi="Consolas" w:cs="宋体"/>
                <w:color w:val="098658"/>
                <w:kern w:val="0"/>
                <w:szCs w:val="21"/>
              </w:rPr>
              <w:t>30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39074668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role:</w:t>
            </w:r>
            <w:r w:rsidRPr="00AC7A4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"street fighter"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,</w:t>
            </w:r>
          </w:p>
          <w:p w14:paraId="6724E93B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email:</w:t>
            </w:r>
            <w:r w:rsidRPr="00AC7A47">
              <w:rPr>
                <w:rFonts w:ascii="Consolas" w:eastAsia="宋体" w:hAnsi="Consolas" w:cs="宋体"/>
                <w:color w:val="A31515"/>
                <w:kern w:val="0"/>
                <w:szCs w:val="21"/>
              </w:rPr>
              <w:t>"liuking123@gmail.com"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</w:p>
          <w:p w14:paraId="0E147A64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}</w:t>
            </w:r>
          </w:p>
          <w:p w14:paraId="444B5722" w14:textId="77777777" w:rsidR="00AC7A47" w:rsidRDefault="00AC7A47" w:rsidP="00AC7A47"/>
          <w:p w14:paraId="36A696F6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let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objMap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= </w:t>
            </w:r>
            <w:r w:rsidRPr="00AC7A47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new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AC7A4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Map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C7A47">
              <w:rPr>
                <w:rFonts w:ascii="Consolas" w:eastAsia="宋体" w:hAnsi="Consolas" w:cs="宋体"/>
                <w:color w:val="267F99"/>
                <w:kern w:val="0"/>
                <w:szCs w:val="21"/>
              </w:rPr>
              <w:t>Object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C7A4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entries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))</w:t>
            </w:r>
          </w:p>
          <w:p w14:paraId="2FFA2CF7" w14:textId="4076EB43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console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.</w:t>
            </w:r>
            <w:r w:rsidRPr="00AC7A47">
              <w:rPr>
                <w:rFonts w:ascii="Consolas" w:eastAsia="宋体" w:hAnsi="Consolas" w:cs="宋体"/>
                <w:color w:val="795E26"/>
                <w:kern w:val="0"/>
                <w:szCs w:val="21"/>
              </w:rPr>
              <w:t>log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(</w:t>
            </w:r>
            <w:r w:rsidRPr="00AC7A47">
              <w:rPr>
                <w:rFonts w:ascii="Consolas" w:eastAsia="宋体" w:hAnsi="Consolas" w:cs="宋体"/>
                <w:color w:val="001080"/>
                <w:kern w:val="0"/>
                <w:szCs w:val="21"/>
              </w:rPr>
              <w:t>objMap</w:t>
            </w: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);</w:t>
            </w:r>
          </w:p>
          <w:p w14:paraId="2B9BD227" w14:textId="77777777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3B3B3B"/>
                <w:kern w:val="0"/>
                <w:szCs w:val="21"/>
              </w:rPr>
            </w:pPr>
          </w:p>
          <w:p w14:paraId="3B27E8F6" w14:textId="42A80EC4" w:rsidR="00AC7A47" w:rsidRDefault="00AC7A47" w:rsidP="00AC7A47">
            <w:pPr>
              <w:rPr>
                <w:rFonts w:hint="eastAsia"/>
              </w:rPr>
            </w:pPr>
          </w:p>
        </w:tc>
      </w:tr>
      <w:tr w:rsidR="00AC7A47" w14:paraId="2A62C90B" w14:textId="77777777" w:rsidTr="00AC7A47">
        <w:tc>
          <w:tcPr>
            <w:tcW w:w="8296" w:type="dxa"/>
          </w:tcPr>
          <w:p w14:paraId="12E9B21D" w14:textId="157EE5C6" w:rsidR="00AC7A47" w:rsidRPr="00AC7A47" w:rsidRDefault="00AC7A47" w:rsidP="00AC7A47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AC7A47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drawing>
                <wp:inline distT="0" distB="0" distL="0" distR="0" wp14:anchorId="40419B1F" wp14:editId="2FE8C4F6">
                  <wp:extent cx="4363059" cy="120031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F1445" w14:textId="7DBF808D" w:rsidR="00AC7A47" w:rsidRDefault="00756561" w:rsidP="00756561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es</w:t>
      </w:r>
      <w:r>
        <w:t>8</w:t>
      </w:r>
      <w:r>
        <w:rPr>
          <w:rFonts w:hint="eastAsia"/>
        </w:rPr>
        <w:t>字符串填充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561" w14:paraId="41F7BA5A" w14:textId="77777777" w:rsidTr="00756561">
        <w:tc>
          <w:tcPr>
            <w:tcW w:w="8296" w:type="dxa"/>
          </w:tcPr>
          <w:p w14:paraId="6DA73060" w14:textId="344A6173" w:rsidR="00756561" w:rsidRDefault="00756561" w:rsidP="00756561">
            <w:pPr>
              <w:rPr>
                <w:rFonts w:hint="eastAsia"/>
              </w:rPr>
            </w:pPr>
            <w:r w:rsidRPr="00756561">
              <w:drawing>
                <wp:inline distT="0" distB="0" distL="0" distR="0" wp14:anchorId="24894189" wp14:editId="40A3E68F">
                  <wp:extent cx="7086600" cy="18478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759BE" w14:textId="137ADC86" w:rsidR="00110334" w:rsidRDefault="00110334" w:rsidP="0027010B">
      <w:pPr>
        <w:pStyle w:val="2"/>
      </w:pPr>
      <w:r>
        <w:rPr>
          <w:rFonts w:hint="eastAsia"/>
        </w:rPr>
        <w:t>注意如果前面的数字小于或者等于字符串的长度，就不会填充</w:t>
      </w:r>
    </w:p>
    <w:p w14:paraId="36B3A88B" w14:textId="5E50ED2A" w:rsidR="00756561" w:rsidRDefault="0027010B" w:rsidP="0027010B">
      <w:pPr>
        <w:pStyle w:val="2"/>
      </w:pPr>
      <w:r>
        <w:rPr>
          <w:rFonts w:hint="eastAsia"/>
        </w:rPr>
        <w:t>应用场景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010B" w14:paraId="1F25FAE8" w14:textId="77777777" w:rsidTr="00110334">
        <w:tc>
          <w:tcPr>
            <w:tcW w:w="8296" w:type="dxa"/>
          </w:tcPr>
          <w:p w14:paraId="362406CF" w14:textId="56A22CA3" w:rsidR="0027010B" w:rsidRDefault="0027010B" w:rsidP="0027010B">
            <w:pPr>
              <w:rPr>
                <w:rFonts w:hint="eastAsia"/>
              </w:rPr>
            </w:pPr>
            <w:r w:rsidRPr="0027010B">
              <w:drawing>
                <wp:inline distT="0" distB="0" distL="0" distR="0" wp14:anchorId="26975783" wp14:editId="1704FE74">
                  <wp:extent cx="5114925" cy="20193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0334" w14:paraId="50AEE60A" w14:textId="77777777" w:rsidTr="00110334">
        <w:tc>
          <w:tcPr>
            <w:tcW w:w="8296" w:type="dxa"/>
          </w:tcPr>
          <w:p w14:paraId="02C16791" w14:textId="515C7C7D" w:rsidR="00110334" w:rsidRPr="0027010B" w:rsidRDefault="00110334" w:rsidP="0027010B">
            <w:r w:rsidRPr="00110334">
              <w:drawing>
                <wp:inline distT="0" distB="0" distL="0" distR="0" wp14:anchorId="64209616" wp14:editId="512AA4A8">
                  <wp:extent cx="6296025" cy="6477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59D18" w14:textId="3EDCE89F" w:rsidR="0027010B" w:rsidRDefault="00DF7D28" w:rsidP="00DF7D28">
      <w:pPr>
        <w:pStyle w:val="1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参数末尾加逗号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D28" w14:paraId="146577CA" w14:textId="77777777" w:rsidTr="00DF7D28">
        <w:tc>
          <w:tcPr>
            <w:tcW w:w="8296" w:type="dxa"/>
          </w:tcPr>
          <w:p w14:paraId="370D4D91" w14:textId="06F7EA27" w:rsidR="00DF7D28" w:rsidRDefault="00DF7D28" w:rsidP="00DF7D28">
            <w:pPr>
              <w:rPr>
                <w:rFonts w:hint="eastAsia"/>
              </w:rPr>
            </w:pPr>
            <w:r w:rsidRPr="00DF7D28">
              <w:drawing>
                <wp:inline distT="0" distB="0" distL="0" distR="0" wp14:anchorId="6FDE846D" wp14:editId="468B3485">
                  <wp:extent cx="8448675" cy="392430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867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4E2B8" w14:textId="77777777" w:rsidR="00DF7D28" w:rsidRPr="00DF7D28" w:rsidRDefault="00DF7D28" w:rsidP="00DF7D28">
      <w:pPr>
        <w:rPr>
          <w:rFonts w:hint="eastAsia"/>
        </w:rPr>
      </w:pPr>
    </w:p>
    <w:p w14:paraId="4601DD8F" w14:textId="509D9432" w:rsidR="00935316" w:rsidRPr="00AC7A47" w:rsidRDefault="00935316" w:rsidP="00AC7A47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91B1F"/>
          <w:kern w:val="0"/>
          <w:sz w:val="27"/>
          <w:szCs w:val="27"/>
        </w:rPr>
      </w:pPr>
    </w:p>
    <w:p w14:paraId="484B3135" w14:textId="07AB9F71" w:rsidR="00935316" w:rsidRDefault="00935316" w:rsidP="004A0AD7"/>
    <w:p w14:paraId="5E1055B7" w14:textId="33B53901" w:rsidR="00935316" w:rsidRDefault="00935316" w:rsidP="004A0AD7"/>
    <w:p w14:paraId="4A58A7F1" w14:textId="77777777" w:rsidR="00935316" w:rsidRPr="004A0AD7" w:rsidRDefault="00935316" w:rsidP="004A0AD7">
      <w:pPr>
        <w:rPr>
          <w:rFonts w:hint="eastAsia"/>
        </w:rPr>
      </w:pPr>
    </w:p>
    <w:sectPr w:rsidR="00935316" w:rsidRPr="004A0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52FDD"/>
    <w:multiLevelType w:val="multilevel"/>
    <w:tmpl w:val="E3C0F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6F"/>
    <w:rsid w:val="0010757A"/>
    <w:rsid w:val="00110334"/>
    <w:rsid w:val="00137F64"/>
    <w:rsid w:val="00186F9E"/>
    <w:rsid w:val="0027010B"/>
    <w:rsid w:val="002E5379"/>
    <w:rsid w:val="00313D83"/>
    <w:rsid w:val="003A2688"/>
    <w:rsid w:val="004A0AD7"/>
    <w:rsid w:val="004F3BBB"/>
    <w:rsid w:val="005A5E90"/>
    <w:rsid w:val="005A6098"/>
    <w:rsid w:val="005E486F"/>
    <w:rsid w:val="00711A37"/>
    <w:rsid w:val="00756561"/>
    <w:rsid w:val="007D2E03"/>
    <w:rsid w:val="00935316"/>
    <w:rsid w:val="00A32390"/>
    <w:rsid w:val="00AC7489"/>
    <w:rsid w:val="00AC7A47"/>
    <w:rsid w:val="00C2693C"/>
    <w:rsid w:val="00CD7FE9"/>
    <w:rsid w:val="00D82186"/>
    <w:rsid w:val="00DF7D28"/>
    <w:rsid w:val="00EA7BF4"/>
    <w:rsid w:val="00EC3D62"/>
    <w:rsid w:val="00F4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7853F"/>
  <w15:chartTrackingRefBased/>
  <w15:docId w15:val="{B0FF4B7B-A31D-41D7-9465-7ECD2D79C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60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0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A0A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C74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609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0AD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A0AD7"/>
    <w:rPr>
      <w:b/>
      <w:bCs/>
      <w:sz w:val="32"/>
      <w:szCs w:val="32"/>
    </w:rPr>
  </w:style>
  <w:style w:type="table" w:styleId="a3">
    <w:name w:val="Table Grid"/>
    <w:basedOn w:val="a1"/>
    <w:uiPriority w:val="39"/>
    <w:rsid w:val="004A0A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AC74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186F9E"/>
    <w:rPr>
      <w:color w:val="0000FF"/>
      <w:u w:val="single"/>
    </w:rPr>
  </w:style>
  <w:style w:type="character" w:customStyle="1" w:styleId="name">
    <w:name w:val="name"/>
    <w:basedOn w:val="a0"/>
    <w:rsid w:val="00186F9E"/>
  </w:style>
  <w:style w:type="character" w:customStyle="1" w:styleId="views-count">
    <w:name w:val="views-count"/>
    <w:basedOn w:val="a0"/>
    <w:rsid w:val="00186F9E"/>
  </w:style>
  <w:style w:type="character" w:customStyle="1" w:styleId="read-time">
    <w:name w:val="read-time"/>
    <w:basedOn w:val="a0"/>
    <w:rsid w:val="00186F9E"/>
  </w:style>
  <w:style w:type="paragraph" w:styleId="a5">
    <w:name w:val="Normal (Web)"/>
    <w:basedOn w:val="a"/>
    <w:uiPriority w:val="99"/>
    <w:semiHidden/>
    <w:unhideWhenUsed/>
    <w:rsid w:val="00186F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86F9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86F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86F9E"/>
    <w:rPr>
      <w:rFonts w:ascii="宋体" w:eastAsia="宋体" w:hAnsi="宋体" w:cs="宋体"/>
      <w:kern w:val="0"/>
      <w:sz w:val="24"/>
      <w:szCs w:val="24"/>
    </w:rPr>
  </w:style>
  <w:style w:type="character" w:customStyle="1" w:styleId="code-block-extension-lang">
    <w:name w:val="code-block-extension-lang"/>
    <w:basedOn w:val="a0"/>
    <w:rsid w:val="00186F9E"/>
  </w:style>
  <w:style w:type="character" w:customStyle="1" w:styleId="code-block-extension-codeline">
    <w:name w:val="code-block-extension-codeline"/>
    <w:basedOn w:val="a0"/>
    <w:rsid w:val="00186F9E"/>
  </w:style>
  <w:style w:type="character" w:customStyle="1" w:styleId="hljs-builtin">
    <w:name w:val="hljs-built_in"/>
    <w:basedOn w:val="a0"/>
    <w:rsid w:val="00186F9E"/>
  </w:style>
  <w:style w:type="character" w:customStyle="1" w:styleId="hljs-comment">
    <w:name w:val="hljs-comment"/>
    <w:basedOn w:val="a0"/>
    <w:rsid w:val="00186F9E"/>
  </w:style>
  <w:style w:type="character" w:customStyle="1" w:styleId="hljs-attr">
    <w:name w:val="hljs-attr"/>
    <w:basedOn w:val="a0"/>
    <w:rsid w:val="00186F9E"/>
  </w:style>
  <w:style w:type="character" w:customStyle="1" w:styleId="hljs-keyword">
    <w:name w:val="hljs-keyword"/>
    <w:basedOn w:val="a0"/>
    <w:rsid w:val="00186F9E"/>
  </w:style>
  <w:style w:type="character" w:customStyle="1" w:styleId="hljs-title">
    <w:name w:val="hljs-title"/>
    <w:basedOn w:val="a0"/>
    <w:rsid w:val="00186F9E"/>
  </w:style>
  <w:style w:type="character" w:customStyle="1" w:styleId="hljs-params">
    <w:name w:val="hljs-params"/>
    <w:basedOn w:val="a0"/>
    <w:rsid w:val="00186F9E"/>
  </w:style>
  <w:style w:type="character" w:customStyle="1" w:styleId="hljs-function">
    <w:name w:val="hljs-function"/>
    <w:basedOn w:val="a0"/>
    <w:rsid w:val="00186F9E"/>
  </w:style>
  <w:style w:type="character" w:customStyle="1" w:styleId="hljs-selector-tag">
    <w:name w:val="hljs-selector-tag"/>
    <w:basedOn w:val="a0"/>
    <w:rsid w:val="00186F9E"/>
  </w:style>
  <w:style w:type="character" w:customStyle="1" w:styleId="hljs-number">
    <w:name w:val="hljs-number"/>
    <w:basedOn w:val="a0"/>
    <w:rsid w:val="00186F9E"/>
  </w:style>
  <w:style w:type="character" w:customStyle="1" w:styleId="hljs-selector-class">
    <w:name w:val="hljs-selector-class"/>
    <w:basedOn w:val="a0"/>
    <w:rsid w:val="00186F9E"/>
  </w:style>
  <w:style w:type="character" w:customStyle="1" w:styleId="hljs-variable">
    <w:name w:val="hljs-variable"/>
    <w:basedOn w:val="a0"/>
    <w:rsid w:val="00186F9E"/>
  </w:style>
  <w:style w:type="character" w:customStyle="1" w:styleId="hljs-string">
    <w:name w:val="hljs-string"/>
    <w:basedOn w:val="a0"/>
    <w:rsid w:val="00186F9E"/>
  </w:style>
  <w:style w:type="character" w:customStyle="1" w:styleId="kr">
    <w:name w:val="kr"/>
    <w:basedOn w:val="a0"/>
    <w:rsid w:val="00D82186"/>
  </w:style>
  <w:style w:type="character" w:customStyle="1" w:styleId="nx">
    <w:name w:val="nx"/>
    <w:basedOn w:val="a0"/>
    <w:rsid w:val="00D82186"/>
  </w:style>
  <w:style w:type="character" w:customStyle="1" w:styleId="o">
    <w:name w:val="o"/>
    <w:basedOn w:val="a0"/>
    <w:rsid w:val="00D82186"/>
  </w:style>
  <w:style w:type="character" w:customStyle="1" w:styleId="p">
    <w:name w:val="p"/>
    <w:basedOn w:val="a0"/>
    <w:rsid w:val="00D82186"/>
  </w:style>
  <w:style w:type="character" w:customStyle="1" w:styleId="s2">
    <w:name w:val="s2"/>
    <w:basedOn w:val="a0"/>
    <w:rsid w:val="00D82186"/>
  </w:style>
  <w:style w:type="character" w:customStyle="1" w:styleId="nb">
    <w:name w:val="nb"/>
    <w:basedOn w:val="a0"/>
    <w:rsid w:val="00D82186"/>
  </w:style>
  <w:style w:type="character" w:customStyle="1" w:styleId="c1">
    <w:name w:val="c1"/>
    <w:basedOn w:val="a0"/>
    <w:rsid w:val="00D82186"/>
  </w:style>
  <w:style w:type="character" w:customStyle="1" w:styleId="k">
    <w:name w:val="k"/>
    <w:basedOn w:val="a0"/>
    <w:rsid w:val="00D82186"/>
  </w:style>
  <w:style w:type="character" w:customStyle="1" w:styleId="kd">
    <w:name w:val="kd"/>
    <w:basedOn w:val="a0"/>
    <w:rsid w:val="00D82186"/>
  </w:style>
  <w:style w:type="character" w:customStyle="1" w:styleId="sb">
    <w:name w:val="sb"/>
    <w:basedOn w:val="a0"/>
    <w:rsid w:val="00D82186"/>
  </w:style>
  <w:style w:type="character" w:customStyle="1" w:styleId="si">
    <w:name w:val="si"/>
    <w:basedOn w:val="a0"/>
    <w:rsid w:val="00D82186"/>
  </w:style>
  <w:style w:type="character" w:customStyle="1" w:styleId="s1">
    <w:name w:val="s1"/>
    <w:basedOn w:val="a0"/>
    <w:rsid w:val="00D82186"/>
  </w:style>
  <w:style w:type="character" w:customStyle="1" w:styleId="kc">
    <w:name w:val="kc"/>
    <w:basedOn w:val="a0"/>
    <w:rsid w:val="00D82186"/>
  </w:style>
  <w:style w:type="character" w:customStyle="1" w:styleId="mi">
    <w:name w:val="mi"/>
    <w:basedOn w:val="a0"/>
    <w:rsid w:val="00D82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1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1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636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49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86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44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751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8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6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89794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4714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1474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738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451220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259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30504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685425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30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30475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4704562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541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432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102728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7299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1731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069156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9717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01976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956261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07908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8948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4475955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8065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142749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99459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3083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60339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302390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746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2771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312047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2033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301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633128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7807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969870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554715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9077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3588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368670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6045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301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684444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74332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46021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23555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3023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711813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link.juejin.cn/?target=https%3A%2F%2Fdeveloper.mozilla.org%2Fzh-CN%2Fdocs%2FWeb%2FJavaScript%2FReference%2FStatements%2Fasync_function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ink.juejin.cn/?target=https%3A%2F%2Fes6.ruanyifeng.com%2F%23docs%2Fpromise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link.juejin.cn/?target=https%3A%2F%2Fdvajs.com%2F" TargetMode="Externa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juejin.cn/post/696548291385702812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1834</Words>
  <Characters>10455</Characters>
  <Application>Microsoft Office Word</Application>
  <DocSecurity>0</DocSecurity>
  <Lines>87</Lines>
  <Paragraphs>24</Paragraphs>
  <ScaleCrop>false</ScaleCrop>
  <Company/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2024-02-13T20:14:00Z</dcterms:created>
  <dcterms:modified xsi:type="dcterms:W3CDTF">2024-02-14T01:25:00Z</dcterms:modified>
</cp:coreProperties>
</file>